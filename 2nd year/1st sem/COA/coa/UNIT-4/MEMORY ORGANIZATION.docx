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EE4" w:rsidRDefault="00607EE4" w:rsidP="00607EE4">
      <w:pPr>
        <w:shd w:val="clear" w:color="auto" w:fill="FFFFFF"/>
        <w:spacing w:before="300" w:after="150" w:line="240" w:lineRule="auto"/>
        <w:jc w:val="center"/>
        <w:outlineLvl w:val="2"/>
        <w:rPr>
          <w:rFonts w:ascii="Helvetica" w:eastAsia="Times New Roman" w:hAnsi="Helvetica" w:cs="Helvetica"/>
          <w:color w:val="333333"/>
          <w:sz w:val="36"/>
          <w:szCs w:val="36"/>
        </w:rPr>
      </w:pPr>
      <w:r w:rsidRPr="00607EE4">
        <w:rPr>
          <w:rFonts w:ascii="Helvetica" w:eastAsia="Times New Roman" w:hAnsi="Helvetica" w:cs="Helvetica"/>
          <w:color w:val="333333"/>
          <w:sz w:val="36"/>
          <w:szCs w:val="36"/>
        </w:rPr>
        <w:t>Memory Organization</w:t>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memory unit</w:t>
      </w:r>
      <w:r w:rsidRPr="00607EE4">
        <w:rPr>
          <w:rFonts w:ascii="Helvetica" w:eastAsia="Times New Roman" w:hAnsi="Helvetica" w:cs="Helvetica"/>
          <w:color w:val="333333"/>
          <w:sz w:val="21"/>
          <w:szCs w:val="21"/>
        </w:rPr>
        <w:t> is an essential component in any digital computer since it is needed for storing programs and data.</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A very small computer</w:t>
      </w:r>
      <w:r w:rsidRPr="00607EE4">
        <w:rPr>
          <w:rFonts w:ascii="Helvetica" w:eastAsia="Times New Roman" w:hAnsi="Helvetica" w:cs="Helvetica"/>
          <w:color w:val="333333"/>
          <w:sz w:val="21"/>
          <w:szCs w:val="21"/>
        </w:rPr>
        <w:t> with a limited application may be able to fulfill its intended task without the need for additional storage capacity.</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Most general purpose</w:t>
      </w:r>
      <w:r w:rsidRPr="00607EE4">
        <w:rPr>
          <w:rFonts w:ascii="Helvetica" w:eastAsia="Times New Roman" w:hAnsi="Helvetica" w:cs="Helvetica"/>
          <w:color w:val="333333"/>
          <w:sz w:val="21"/>
          <w:szCs w:val="21"/>
        </w:rPr>
        <w:t> computers would run more efficiently if they were equipped with additional storage beyond the capacity of the main memory.</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There is just not enough </w:t>
      </w:r>
      <w:r w:rsidRPr="00607EE4">
        <w:rPr>
          <w:rFonts w:ascii="Helvetica" w:eastAsia="Times New Roman" w:hAnsi="Helvetica" w:cs="Helvetica"/>
          <w:color w:val="333333"/>
          <w:sz w:val="21"/>
          <w:szCs w:val="21"/>
        </w:rPr>
        <w:t>space in one memory unit to accommodate all the programs used in a typical computer.</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Moreover</w:t>
      </w:r>
      <w:r w:rsidRPr="00607EE4">
        <w:rPr>
          <w:rFonts w:ascii="Helvetica" w:eastAsia="Times New Roman" w:hAnsi="Helvetica" w:cs="Helvetica"/>
          <w:color w:val="333333"/>
          <w:sz w:val="21"/>
          <w:szCs w:val="21"/>
        </w:rPr>
        <w:t>, most computer users accumulate and continue to accumulate large amounts of data-processing software.</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Not all accumulated</w:t>
      </w:r>
      <w:r w:rsidRPr="00607EE4">
        <w:rPr>
          <w:rFonts w:ascii="Helvetica" w:eastAsia="Times New Roman" w:hAnsi="Helvetica" w:cs="Helvetica"/>
          <w:color w:val="333333"/>
          <w:sz w:val="21"/>
          <w:szCs w:val="21"/>
        </w:rPr>
        <w:t> information is needed by the processor at the same time.</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Therefor</w:t>
      </w:r>
      <w:r w:rsidRPr="00607EE4">
        <w:rPr>
          <w:rFonts w:ascii="Helvetica" w:eastAsia="Times New Roman" w:hAnsi="Helvetica" w:cs="Helvetica"/>
          <w:color w:val="333333"/>
          <w:sz w:val="21"/>
          <w:szCs w:val="21"/>
        </w:rPr>
        <w:t>e, it is more economical to use low-cost storage devices to serve as a backup for storing the information that is not currently used by the CPU.</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memory unit</w:t>
      </w:r>
      <w:r w:rsidRPr="00607EE4">
        <w:rPr>
          <w:rFonts w:ascii="Helvetica" w:eastAsia="Times New Roman" w:hAnsi="Helvetica" w:cs="Helvetica"/>
          <w:color w:val="333333"/>
          <w:sz w:val="21"/>
          <w:szCs w:val="21"/>
        </w:rPr>
        <w:t> that communicates directly with the CPU is called the main memory.</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Devices that provide backup </w:t>
      </w:r>
      <w:r>
        <w:rPr>
          <w:rFonts w:ascii="Helvetica" w:hAnsi="Helvetica" w:cs="Helvetica"/>
          <w:color w:val="333333"/>
          <w:sz w:val="21"/>
          <w:szCs w:val="21"/>
        </w:rPr>
        <w:t>storage are auxiliary memory.</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most common</w:t>
      </w:r>
      <w:r>
        <w:rPr>
          <w:rFonts w:ascii="Helvetica" w:hAnsi="Helvetica" w:cs="Helvetica"/>
          <w:color w:val="333333"/>
          <w:sz w:val="21"/>
          <w:szCs w:val="21"/>
        </w:rPr>
        <w:t> auxiliary memory devices used in computer systems are magnetic disks and tapes.</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They are used for storing</w:t>
      </w:r>
      <w:r>
        <w:rPr>
          <w:rFonts w:ascii="Helvetica" w:hAnsi="Helvetica" w:cs="Helvetica"/>
          <w:color w:val="333333"/>
          <w:sz w:val="21"/>
          <w:szCs w:val="21"/>
        </w:rPr>
        <w:t> system programs, large data files, and other backup information.</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Only programs</w:t>
      </w:r>
      <w:r>
        <w:rPr>
          <w:rFonts w:ascii="Helvetica" w:hAnsi="Helvetica" w:cs="Helvetica"/>
          <w:color w:val="333333"/>
          <w:sz w:val="21"/>
          <w:szCs w:val="21"/>
        </w:rPr>
        <w:t> and data currently needed by the processor reside in main memory.</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All other information</w:t>
      </w:r>
      <w:r>
        <w:rPr>
          <w:rFonts w:ascii="Helvetica" w:hAnsi="Helvetica" w:cs="Helvetica"/>
          <w:color w:val="333333"/>
          <w:sz w:val="21"/>
          <w:szCs w:val="21"/>
        </w:rPr>
        <w:t> is stored in auxiliary memory and transferred to main memory when needed.</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total memory</w:t>
      </w:r>
      <w:r>
        <w:rPr>
          <w:rFonts w:ascii="Helvetica" w:hAnsi="Helvetica" w:cs="Helvetica"/>
          <w:color w:val="333333"/>
          <w:sz w:val="21"/>
          <w:szCs w:val="21"/>
        </w:rPr>
        <w:t> capacity of a computer can be visualized as being a hierarchy of components.</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memory hierarchy</w:t>
      </w:r>
      <w:r>
        <w:rPr>
          <w:rFonts w:ascii="Helvetica" w:hAnsi="Helvetica" w:cs="Helvetica"/>
          <w:color w:val="333333"/>
          <w:sz w:val="21"/>
          <w:szCs w:val="21"/>
        </w:rPr>
        <w:t> system consists of all storage devices employed in a computer system from the slow but high-capacity auxiliary memory to a relatively faster main memory, to an even smaller and faster cache memory accessible to the high-speed processing logic.</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lastRenderedPageBreak/>
        <w:t>Figure 1</w:t>
      </w:r>
      <w:r>
        <w:rPr>
          <w:rFonts w:ascii="Helvetica" w:hAnsi="Helvetica" w:cs="Helvetica"/>
          <w:color w:val="333333"/>
          <w:sz w:val="21"/>
          <w:szCs w:val="21"/>
        </w:rPr>
        <w:t> illustrates the components in a typical memory hierarchy. At the bottom of the hierarchy are the relatively slow magnetic tapes used to store removable files.</w:t>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Next are the magnetic</w:t>
      </w:r>
      <w:r w:rsidRPr="00607EE4">
        <w:rPr>
          <w:rFonts w:ascii="Helvetica" w:eastAsia="Times New Roman" w:hAnsi="Helvetica" w:cs="Helvetica"/>
          <w:color w:val="333333"/>
          <w:sz w:val="21"/>
          <w:szCs w:val="21"/>
        </w:rPr>
        <w:t xml:space="preserve"> disks used as backup </w:t>
      </w:r>
      <w:proofErr w:type="gramStart"/>
      <w:r w:rsidRPr="00607EE4">
        <w:rPr>
          <w:rFonts w:ascii="Helvetica" w:eastAsia="Times New Roman" w:hAnsi="Helvetica" w:cs="Helvetica"/>
          <w:color w:val="333333"/>
          <w:sz w:val="21"/>
          <w:szCs w:val="21"/>
        </w:rPr>
        <w:t>storage.</w:t>
      </w:r>
      <w:proofErr w:type="gramEnd"/>
      <w:r w:rsidRPr="00607EE4">
        <w:rPr>
          <w:rFonts w:ascii="Helvetica" w:eastAsia="Times New Roman" w:hAnsi="Helvetica" w:cs="Helvetica"/>
          <w:color w:val="333333"/>
          <w:sz w:val="21"/>
          <w:szCs w:val="21"/>
        </w:rPr>
        <w:t xml:space="preserve"> The main memory occupies a central position by being able to communicate directly with the CPU and with auxiliary memory devices through an I/O processor.</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When programs not</w:t>
      </w:r>
      <w:r w:rsidRPr="00607EE4">
        <w:rPr>
          <w:rFonts w:ascii="Helvetica" w:eastAsia="Times New Roman" w:hAnsi="Helvetica" w:cs="Helvetica"/>
          <w:color w:val="333333"/>
          <w:sz w:val="21"/>
          <w:szCs w:val="21"/>
        </w:rPr>
        <w:t> residing in main memory are needed by the CPU, they are brought in from auxiliary memory.</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Programs not currently</w:t>
      </w:r>
      <w:r w:rsidRPr="00607EE4">
        <w:rPr>
          <w:rFonts w:ascii="Helvetica" w:eastAsia="Times New Roman" w:hAnsi="Helvetica" w:cs="Helvetica"/>
          <w:color w:val="333333"/>
          <w:sz w:val="21"/>
          <w:szCs w:val="21"/>
        </w:rPr>
        <w:t> needed in main memory are transferred into auxiliary memory to provide space for currently used programs and data.</w:t>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A special very-high speed memory</w:t>
      </w:r>
      <w:r w:rsidRPr="00607EE4">
        <w:rPr>
          <w:rFonts w:ascii="Helvetica" w:eastAsia="Times New Roman" w:hAnsi="Helvetica" w:cs="Helvetica"/>
          <w:color w:val="333333"/>
          <w:sz w:val="21"/>
          <w:szCs w:val="21"/>
        </w:rPr>
        <w:t> called a cache is sometimes used to increase the speed of processing by making current programs and data available to the CPU at a rapid rate.</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cache memory is employed in computer</w:t>
      </w:r>
      <w:r w:rsidRPr="00607EE4">
        <w:rPr>
          <w:rFonts w:ascii="Helvetica" w:eastAsia="Times New Roman" w:hAnsi="Helvetica" w:cs="Helvetica"/>
          <w:color w:val="333333"/>
          <w:sz w:val="21"/>
          <w:szCs w:val="21"/>
        </w:rPr>
        <w:t> systems to compensate for the speed differential between main memory access time and processor logic.</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CPU logic is usually faster</w:t>
      </w:r>
      <w:r w:rsidRPr="00607EE4">
        <w:rPr>
          <w:rFonts w:ascii="Helvetica" w:eastAsia="Times New Roman" w:hAnsi="Helvetica" w:cs="Helvetica"/>
          <w:color w:val="333333"/>
          <w:sz w:val="21"/>
          <w:szCs w:val="21"/>
        </w:rPr>
        <w:t> than main memory access time, with the result that processing speed is limited primarily by the speed of main memory.</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A technique used to compensate</w:t>
      </w:r>
      <w:r>
        <w:rPr>
          <w:rFonts w:ascii="Helvetica" w:hAnsi="Helvetica" w:cs="Helvetica"/>
          <w:color w:val="333333"/>
          <w:sz w:val="21"/>
          <w:szCs w:val="21"/>
        </w:rPr>
        <w:t> for the mismatch in operating speeds is to employ an extremely fast, small cache between the CPU and main memory whose access time is close to processor logic clock cycle time.</w:t>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cache is used for storing segments</w:t>
      </w:r>
      <w:r w:rsidRPr="00607EE4">
        <w:rPr>
          <w:rFonts w:ascii="Helvetica" w:eastAsia="Times New Roman" w:hAnsi="Helvetica" w:cs="Helvetica"/>
          <w:color w:val="333333"/>
          <w:sz w:val="21"/>
          <w:szCs w:val="21"/>
        </w:rPr>
        <w:t> of programs currently being executed in the CPU and temporary data frequently needed in the present calculations.</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By making programs</w:t>
      </w:r>
      <w:r w:rsidRPr="00607EE4">
        <w:rPr>
          <w:rFonts w:ascii="Helvetica" w:eastAsia="Times New Roman" w:hAnsi="Helvetica" w:cs="Helvetica"/>
          <w:color w:val="333333"/>
          <w:sz w:val="21"/>
          <w:szCs w:val="21"/>
        </w:rPr>
        <w:t> and data available at a rapid rate, it is possible to increase the performance rate of the computer.</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While the I/O processor</w:t>
      </w:r>
      <w:r w:rsidRPr="00607EE4">
        <w:rPr>
          <w:rFonts w:ascii="Helvetica" w:eastAsia="Times New Roman" w:hAnsi="Helvetica" w:cs="Helvetica"/>
          <w:color w:val="333333"/>
          <w:sz w:val="21"/>
          <w:szCs w:val="21"/>
        </w:rPr>
        <w:t> manages data transfers between auxiliary memory and main memory, the cache organization is concerned with the transfer of information between main memory and CPU.</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Thus each is involved</w:t>
      </w:r>
      <w:r w:rsidRPr="00607EE4">
        <w:rPr>
          <w:rFonts w:ascii="Helvetica" w:eastAsia="Times New Roman" w:hAnsi="Helvetica" w:cs="Helvetica"/>
          <w:color w:val="333333"/>
          <w:sz w:val="21"/>
          <w:szCs w:val="21"/>
        </w:rPr>
        <w:t> with a different level in the memory hierarchy system.</w:t>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reason for having two</w:t>
      </w:r>
      <w:r w:rsidRPr="00607EE4">
        <w:rPr>
          <w:rFonts w:ascii="Helvetica" w:eastAsia="Times New Roman" w:hAnsi="Helvetica" w:cs="Helvetica"/>
          <w:color w:val="333333"/>
          <w:sz w:val="21"/>
          <w:szCs w:val="21"/>
        </w:rPr>
        <w:t> or three levels of memory hierarchy is economics.</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lastRenderedPageBreak/>
        <w:t>As the storage capacity</w:t>
      </w:r>
      <w:r w:rsidRPr="00607EE4">
        <w:rPr>
          <w:rFonts w:ascii="Helvetica" w:eastAsia="Times New Roman" w:hAnsi="Helvetica" w:cs="Helvetica"/>
          <w:color w:val="333333"/>
          <w:sz w:val="21"/>
          <w:szCs w:val="21"/>
        </w:rPr>
        <w:t> of the memory increases, the cost per bit for storing binary information decreases and the access time of the memory becomes longer.</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auxiliary memory </w:t>
      </w:r>
      <w:r w:rsidRPr="00607EE4">
        <w:rPr>
          <w:rFonts w:ascii="Helvetica" w:eastAsia="Times New Roman" w:hAnsi="Helvetica" w:cs="Helvetica"/>
          <w:color w:val="333333"/>
          <w:sz w:val="21"/>
          <w:szCs w:val="21"/>
        </w:rPr>
        <w:t>has a large storage capacity, is relatively inexpensive, but has low access speed compared to main memory.</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cache memory</w:t>
      </w:r>
      <w:r w:rsidRPr="00607EE4">
        <w:rPr>
          <w:rFonts w:ascii="Helvetica" w:eastAsia="Times New Roman" w:hAnsi="Helvetica" w:cs="Helvetica"/>
          <w:color w:val="333333"/>
          <w:sz w:val="21"/>
          <w:szCs w:val="21"/>
        </w:rPr>
        <w:t> is very small, relatively expensive, and has very high access speed. Thus as the memory access speed increases, so does its relative cost.</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overall goal</w:t>
      </w:r>
      <w:r w:rsidRPr="00607EE4">
        <w:rPr>
          <w:rFonts w:ascii="Helvetica" w:eastAsia="Times New Roman" w:hAnsi="Helvetica" w:cs="Helvetica"/>
          <w:color w:val="333333"/>
          <w:sz w:val="21"/>
          <w:szCs w:val="21"/>
        </w:rPr>
        <w:t> of using a memory hierarchy is to obtain the highest-possible average access speed while minimizing the total cost of the entire memory system.</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Auxiliary and cache memories</w:t>
      </w:r>
      <w:r w:rsidRPr="00607EE4">
        <w:rPr>
          <w:rFonts w:ascii="Helvetica" w:eastAsia="Times New Roman" w:hAnsi="Helvetica" w:cs="Helvetica"/>
          <w:color w:val="333333"/>
          <w:sz w:val="21"/>
          <w:szCs w:val="21"/>
        </w:rPr>
        <w:t> are used for different purposes. The cache holds those parts of the program and data that are most heavily used, while the auxiliary memory holds those parts that are not presently used by the CPU.</w:t>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Moreover, the CPU</w:t>
      </w:r>
      <w:r w:rsidRPr="00607EE4">
        <w:rPr>
          <w:rFonts w:ascii="Helvetica" w:eastAsia="Times New Roman" w:hAnsi="Helvetica" w:cs="Helvetica"/>
          <w:color w:val="333333"/>
          <w:sz w:val="21"/>
          <w:szCs w:val="21"/>
        </w:rPr>
        <w:t> has direct access to both cache and main memory but not to auxiliary memory. The transfer from auxiliary to main memory is usually done by means of direct memory access of large blocks of data.</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typical access time ratio between cache</w:t>
      </w:r>
      <w:r>
        <w:rPr>
          <w:rFonts w:ascii="Helvetica" w:hAnsi="Helvetica" w:cs="Helvetica"/>
          <w:color w:val="333333"/>
          <w:sz w:val="21"/>
          <w:szCs w:val="21"/>
        </w:rPr>
        <w:t> and main memory is about 1 to 7. For example, a typical cache memory may have an access time of 100 ns, while main memory access time may be 700 ns.</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Auxiliary memory average access time </w:t>
      </w:r>
      <w:r>
        <w:rPr>
          <w:rFonts w:ascii="Helvetica" w:hAnsi="Helvetica" w:cs="Helvetica"/>
          <w:color w:val="333333"/>
          <w:sz w:val="21"/>
          <w:szCs w:val="21"/>
        </w:rPr>
        <w:t>is usually 1000 times that of main memory. Block size in auxiliary memory typically ranges from 256 to 2048 words, while cache block size is typically from 1 to 16 words.</w:t>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Many operating systems</w:t>
      </w:r>
      <w:r w:rsidRPr="00607EE4">
        <w:rPr>
          <w:rFonts w:ascii="Helvetica" w:eastAsia="Times New Roman" w:hAnsi="Helvetica" w:cs="Helvetica"/>
          <w:color w:val="333333"/>
          <w:sz w:val="21"/>
          <w:szCs w:val="21"/>
        </w:rPr>
        <w:t> are designed to enable the CPU to process a number of independent programs concurrently.</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This concept, called multiprogramming</w:t>
      </w:r>
      <w:r w:rsidRPr="00607EE4">
        <w:rPr>
          <w:rFonts w:ascii="Helvetica" w:eastAsia="Times New Roman" w:hAnsi="Helvetica" w:cs="Helvetica"/>
          <w:color w:val="333333"/>
          <w:sz w:val="21"/>
          <w:szCs w:val="21"/>
        </w:rPr>
        <w:t>, refers to the existence of two or more programs in different parts of the memory hierarchy at the same time.</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In this way</w:t>
      </w:r>
      <w:r w:rsidRPr="00607EE4">
        <w:rPr>
          <w:rFonts w:ascii="Helvetica" w:eastAsia="Times New Roman" w:hAnsi="Helvetica" w:cs="Helvetica"/>
          <w:color w:val="333333"/>
          <w:sz w:val="21"/>
          <w:szCs w:val="21"/>
        </w:rPr>
        <w:t xml:space="preserve"> it is possible to keep all parts of the computer busy by working with several programs in sequence. For example, suppose that a program is being executed in the CPU and </w:t>
      </w:r>
      <w:proofErr w:type="gramStart"/>
      <w:r w:rsidRPr="00607EE4">
        <w:rPr>
          <w:rFonts w:ascii="Helvetica" w:eastAsia="Times New Roman" w:hAnsi="Helvetica" w:cs="Helvetica"/>
          <w:color w:val="333333"/>
          <w:sz w:val="21"/>
          <w:szCs w:val="21"/>
        </w:rPr>
        <w:t>an</w:t>
      </w:r>
      <w:proofErr w:type="gramEnd"/>
      <w:r w:rsidRPr="00607EE4">
        <w:rPr>
          <w:rFonts w:ascii="Helvetica" w:eastAsia="Times New Roman" w:hAnsi="Helvetica" w:cs="Helvetica"/>
          <w:color w:val="333333"/>
          <w:sz w:val="21"/>
          <w:szCs w:val="21"/>
        </w:rPr>
        <w:t xml:space="preserve"> VO transfer is required.</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CPU initiates</w:t>
      </w:r>
      <w:r w:rsidRPr="00607EE4">
        <w:rPr>
          <w:rFonts w:ascii="Helvetica" w:eastAsia="Times New Roman" w:hAnsi="Helvetica" w:cs="Helvetica"/>
          <w:color w:val="333333"/>
          <w:sz w:val="21"/>
          <w:szCs w:val="21"/>
        </w:rPr>
        <w:t> the I/O processor to start executing the transfer. This leaves the CPU free to execute another program. In a multiprogramming system, when one program is waiting for input or output transfer, there is another program ready to utilize the CPU.</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lastRenderedPageBreak/>
        <w:t>With multiprogramming</w:t>
      </w:r>
      <w:r w:rsidRPr="00607EE4">
        <w:rPr>
          <w:rFonts w:ascii="Helvetica" w:eastAsia="Times New Roman" w:hAnsi="Helvetica" w:cs="Helvetica"/>
          <w:color w:val="333333"/>
          <w:sz w:val="21"/>
          <w:szCs w:val="21"/>
        </w:rPr>
        <w:t> the need arises for running partial programs, for varying the amount of main memory in use by a given program, and for moving programs around the memory hierarchy.</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Computer programs</w:t>
      </w:r>
      <w:r w:rsidRPr="00607EE4">
        <w:rPr>
          <w:rFonts w:ascii="Helvetica" w:eastAsia="Times New Roman" w:hAnsi="Helvetica" w:cs="Helvetica"/>
          <w:color w:val="333333"/>
          <w:sz w:val="21"/>
          <w:szCs w:val="21"/>
        </w:rPr>
        <w:t> are sometimes too long to be accommodated in the total space available in main memory.</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Moreover, a computer system</w:t>
      </w:r>
      <w:r w:rsidRPr="00607EE4">
        <w:rPr>
          <w:rFonts w:ascii="Helvetica" w:eastAsia="Times New Roman" w:hAnsi="Helvetica" w:cs="Helvetica"/>
          <w:color w:val="333333"/>
          <w:sz w:val="21"/>
          <w:szCs w:val="21"/>
        </w:rPr>
        <w:t> uses many programs and all the programs cannot reside in main memory at all times. A program with its data normally resides in auxiliary memory.</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When the program</w:t>
      </w:r>
      <w:r w:rsidRPr="00607EE4">
        <w:rPr>
          <w:rFonts w:ascii="Helvetica" w:eastAsia="Times New Roman" w:hAnsi="Helvetica" w:cs="Helvetica"/>
          <w:color w:val="333333"/>
          <w:sz w:val="21"/>
          <w:szCs w:val="21"/>
        </w:rPr>
        <w:t> or a segment of the program is to be executed, it is transferred to main memory to be executed by the CPU. Thus one may think of auxiliary memory as containing the totality of information stored in a computer system.</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It is the task</w:t>
      </w:r>
      <w:r w:rsidRPr="00607EE4">
        <w:rPr>
          <w:rFonts w:ascii="Helvetica" w:eastAsia="Times New Roman" w:hAnsi="Helvetica" w:cs="Helvetica"/>
          <w:color w:val="333333"/>
          <w:sz w:val="21"/>
          <w:szCs w:val="21"/>
        </w:rPr>
        <w:t> of the operating system to maintain in main memory a portion of this information that is currently active.</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part of the computer system</w:t>
      </w:r>
      <w:r w:rsidRPr="00607EE4">
        <w:rPr>
          <w:rFonts w:ascii="Helvetica" w:eastAsia="Times New Roman" w:hAnsi="Helvetica" w:cs="Helvetica"/>
          <w:color w:val="333333"/>
          <w:sz w:val="21"/>
          <w:szCs w:val="21"/>
        </w:rPr>
        <w:t> that supervises the flow of information between auxiliary memory and main memory is called the memory management syst</w:t>
      </w:r>
      <w:r>
        <w:rPr>
          <w:rFonts w:ascii="Helvetica" w:eastAsia="Times New Roman" w:hAnsi="Helvetica" w:cs="Helvetica"/>
          <w:color w:val="333333"/>
          <w:sz w:val="21"/>
          <w:szCs w:val="21"/>
        </w:rPr>
        <w:t>em.</w:t>
      </w:r>
    </w:p>
    <w:p w:rsidR="00607EE4" w:rsidRDefault="00607EE4" w:rsidP="00607EE4">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Main Memory</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main memory</w:t>
      </w:r>
      <w:r>
        <w:rPr>
          <w:rFonts w:ascii="Helvetica" w:hAnsi="Helvetica" w:cs="Helvetica"/>
          <w:color w:val="333333"/>
          <w:sz w:val="21"/>
          <w:szCs w:val="21"/>
        </w:rPr>
        <w:t> is the central storage unit in a computer system. It is a relatively large and fast memory used to store programs and data during the computer operation.</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principal technology</w:t>
      </w:r>
      <w:r>
        <w:rPr>
          <w:rFonts w:ascii="Helvetica" w:hAnsi="Helvetica" w:cs="Helvetica"/>
          <w:color w:val="333333"/>
          <w:sz w:val="21"/>
          <w:szCs w:val="21"/>
        </w:rPr>
        <w:t> used for the main memory is based on semiconductor integrated circuits.</w:t>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Pr>
          <w:rFonts w:ascii="Helvetica" w:hAnsi="Helvetica" w:cs="Helvetica"/>
          <w:b/>
          <w:bCs/>
          <w:color w:val="333333"/>
          <w:sz w:val="21"/>
          <w:szCs w:val="21"/>
          <w:shd w:val="clear" w:color="auto" w:fill="FFFFFF"/>
        </w:rPr>
        <w:t>Integrated circuit RAM chips</w:t>
      </w:r>
      <w:r>
        <w:rPr>
          <w:rFonts w:ascii="Helvetica" w:hAnsi="Helvetica" w:cs="Helvetica"/>
          <w:color w:val="333333"/>
          <w:sz w:val="21"/>
          <w:szCs w:val="21"/>
          <w:shd w:val="clear" w:color="auto" w:fill="FFFFFF"/>
        </w:rPr>
        <w:t> are available in two possible operating modes, static and dynamic. The static RAM consists essentially of internal flip-flops that store the binary information.</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stored information</w:t>
      </w:r>
      <w:r>
        <w:rPr>
          <w:rFonts w:ascii="Helvetica" w:hAnsi="Helvetica" w:cs="Helvetica"/>
          <w:color w:val="333333"/>
          <w:sz w:val="21"/>
          <w:szCs w:val="21"/>
        </w:rPr>
        <w:t> remains valid as long as power is applied to the unit. The dynamic RAM stores the binary information in the form of electric charges that are applied to capacitors.</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capacitors are provided</w:t>
      </w:r>
      <w:r>
        <w:rPr>
          <w:rFonts w:ascii="Helvetica" w:hAnsi="Helvetica" w:cs="Helvetica"/>
          <w:color w:val="333333"/>
          <w:sz w:val="21"/>
          <w:szCs w:val="21"/>
        </w:rPr>
        <w:t> inside the chip by MOS transistors.</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 xml:space="preserve">The stored </w:t>
      </w:r>
      <w:proofErr w:type="gramStart"/>
      <w:r>
        <w:rPr>
          <w:rFonts w:ascii="Helvetica" w:hAnsi="Helvetica" w:cs="Helvetica"/>
          <w:b/>
          <w:bCs/>
          <w:color w:val="333333"/>
          <w:sz w:val="21"/>
          <w:szCs w:val="21"/>
        </w:rPr>
        <w:t>charge</w:t>
      </w:r>
      <w:r>
        <w:rPr>
          <w:rFonts w:ascii="Helvetica" w:hAnsi="Helvetica" w:cs="Helvetica"/>
          <w:color w:val="333333"/>
          <w:sz w:val="21"/>
          <w:szCs w:val="21"/>
        </w:rPr>
        <w:t> on the capacitors tend</w:t>
      </w:r>
      <w:proofErr w:type="gramEnd"/>
      <w:r>
        <w:rPr>
          <w:rFonts w:ascii="Helvetica" w:hAnsi="Helvetica" w:cs="Helvetica"/>
          <w:color w:val="333333"/>
          <w:sz w:val="21"/>
          <w:szCs w:val="21"/>
        </w:rPr>
        <w:t xml:space="preserve"> to discharge with time and the capacitors must be periodically recharged by refreshing the dynamic memory.</w:t>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Pr>
          <w:rFonts w:ascii="Helvetica" w:hAnsi="Helvetica" w:cs="Helvetica"/>
          <w:b/>
          <w:bCs/>
          <w:color w:val="333333"/>
          <w:sz w:val="21"/>
          <w:szCs w:val="21"/>
          <w:shd w:val="clear" w:color="auto" w:fill="FFFFFF"/>
        </w:rPr>
        <w:t>Refreshing is done</w:t>
      </w:r>
      <w:r>
        <w:rPr>
          <w:rFonts w:ascii="Helvetica" w:hAnsi="Helvetica" w:cs="Helvetica"/>
          <w:color w:val="333333"/>
          <w:sz w:val="21"/>
          <w:szCs w:val="21"/>
          <w:shd w:val="clear" w:color="auto" w:fill="FFFFFF"/>
        </w:rPr>
        <w:t> by cycling through the words every few milliseconds to restore the decaying charge. The dynamic RAM offers reduced power consumption and larger storage capacity in a single memory chip.</w:t>
      </w:r>
    </w:p>
    <w:p w:rsidR="00607EE4" w:rsidRDefault="00607EE4" w:rsidP="00607EE4">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lastRenderedPageBreak/>
        <w:t>The static RAM is easier</w:t>
      </w:r>
      <w:r>
        <w:rPr>
          <w:rFonts w:ascii="Helvetica" w:hAnsi="Helvetica" w:cs="Helvetica"/>
          <w:color w:val="333333"/>
          <w:sz w:val="21"/>
          <w:szCs w:val="21"/>
        </w:rPr>
        <w:t> to use and has shorter read and write cycles. Most of the main memory in a general-purpose computer is made up of RAM integrated circuit chips, but a portion of the memory may be constructed with ROM chips.</w:t>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Originally, RAM</w:t>
      </w:r>
      <w:r w:rsidRPr="00607EE4">
        <w:rPr>
          <w:rFonts w:ascii="Helvetica" w:eastAsia="Times New Roman" w:hAnsi="Helvetica" w:cs="Helvetica"/>
          <w:color w:val="333333"/>
          <w:sz w:val="21"/>
          <w:szCs w:val="21"/>
        </w:rPr>
        <w:t> was used to refer to a random-access memory, but now it is used to designate a read/write memory to distinguish it from a read-only memory, although ROM is also random access.</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RAM is used</w:t>
      </w:r>
      <w:r w:rsidRPr="00607EE4">
        <w:rPr>
          <w:rFonts w:ascii="Helvetica" w:eastAsia="Times New Roman" w:hAnsi="Helvetica" w:cs="Helvetica"/>
          <w:color w:val="333333"/>
          <w:sz w:val="21"/>
          <w:szCs w:val="21"/>
        </w:rPr>
        <w:t> for storing the bulk of the programs and data that are subject to change.</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ROM</w:t>
      </w:r>
      <w:r w:rsidRPr="00607EE4">
        <w:rPr>
          <w:rFonts w:ascii="Helvetica" w:eastAsia="Times New Roman" w:hAnsi="Helvetica" w:cs="Helvetica"/>
          <w:color w:val="333333"/>
          <w:sz w:val="21"/>
          <w:szCs w:val="21"/>
        </w:rPr>
        <w:t> is used for storing programs that are permanently resident in the computer and for tables of constants that do not change in value once the production of the computer is completed.</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Among other things</w:t>
      </w:r>
      <w:r w:rsidRPr="00607EE4">
        <w:rPr>
          <w:rFonts w:ascii="Helvetica" w:eastAsia="Times New Roman" w:hAnsi="Helvetica" w:cs="Helvetica"/>
          <w:color w:val="333333"/>
          <w:sz w:val="21"/>
          <w:szCs w:val="21"/>
        </w:rPr>
        <w:t>, the ROM portion of main memory is needed for storing an initial program called a bootstrap loader.</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bootstrap loader </w:t>
      </w:r>
      <w:r w:rsidRPr="00607EE4">
        <w:rPr>
          <w:rFonts w:ascii="Helvetica" w:eastAsia="Times New Roman" w:hAnsi="Helvetica" w:cs="Helvetica"/>
          <w:color w:val="333333"/>
          <w:sz w:val="21"/>
          <w:szCs w:val="21"/>
        </w:rPr>
        <w:t>is a program whose function is to start the computer software operating when power is turned on.</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Since RAM is volatile</w:t>
      </w:r>
      <w:r w:rsidRPr="00607EE4">
        <w:rPr>
          <w:rFonts w:ascii="Helvetica" w:eastAsia="Times New Roman" w:hAnsi="Helvetica" w:cs="Helvetica"/>
          <w:color w:val="333333"/>
          <w:sz w:val="21"/>
          <w:szCs w:val="21"/>
        </w:rPr>
        <w:t>, its contents are destroyed when power is turned off.</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contents of ROM</w:t>
      </w:r>
      <w:r w:rsidRPr="00607EE4">
        <w:rPr>
          <w:rFonts w:ascii="Helvetica" w:eastAsia="Times New Roman" w:hAnsi="Helvetica" w:cs="Helvetica"/>
          <w:color w:val="333333"/>
          <w:sz w:val="21"/>
          <w:szCs w:val="21"/>
        </w:rPr>
        <w:t> remain unchanged after power is turned off and on again.</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startup of a computer</w:t>
      </w:r>
      <w:r w:rsidRPr="00607EE4">
        <w:rPr>
          <w:rFonts w:ascii="Helvetica" w:eastAsia="Times New Roman" w:hAnsi="Helvetica" w:cs="Helvetica"/>
          <w:color w:val="333333"/>
          <w:sz w:val="21"/>
          <w:szCs w:val="21"/>
        </w:rPr>
        <w:t> consists of turning the power on and starting the execution of an initial program.</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Thus when power</w:t>
      </w:r>
      <w:r w:rsidRPr="00607EE4">
        <w:rPr>
          <w:rFonts w:ascii="Helvetica" w:eastAsia="Times New Roman" w:hAnsi="Helvetica" w:cs="Helvetica"/>
          <w:color w:val="333333"/>
          <w:sz w:val="21"/>
          <w:szCs w:val="21"/>
        </w:rPr>
        <w:t> is turned on, the hardware of the computer sets the program counter to the first address of the bootstrap loader.</w:t>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The bootstrap program</w:t>
      </w:r>
      <w:r w:rsidRPr="00607EE4">
        <w:rPr>
          <w:rFonts w:ascii="Helvetica" w:eastAsia="Times New Roman" w:hAnsi="Helvetica" w:cs="Helvetica"/>
          <w:color w:val="333333"/>
          <w:sz w:val="21"/>
          <w:szCs w:val="21"/>
        </w:rPr>
        <w:t> loads a portion of the operating system from disk to main memory and control is then transferred to the operating system, which prepares the computer for general use.</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t>RAM and ROM chips</w:t>
      </w:r>
      <w:r w:rsidRPr="00607EE4">
        <w:rPr>
          <w:rFonts w:ascii="Helvetica" w:eastAsia="Times New Roman" w:hAnsi="Helvetica" w:cs="Helvetica"/>
          <w:color w:val="333333"/>
          <w:sz w:val="21"/>
          <w:szCs w:val="21"/>
        </w:rPr>
        <w:t> are available in a variety of sizes. If the memory needed for the computer is larger than the capacity of one chip, it is necessary to combine a number of chips to form the required memory size.</w:t>
      </w:r>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r w:rsidRPr="00607EE4">
        <w:rPr>
          <w:rFonts w:ascii="Helvetica" w:eastAsia="Times New Roman" w:hAnsi="Helvetica" w:cs="Helvetica"/>
          <w:color w:val="333333"/>
          <w:sz w:val="21"/>
          <w:szCs w:val="21"/>
        </w:rPr>
        <w:br/>
      </w:r>
    </w:p>
    <w:p w:rsidR="00607EE4" w:rsidRPr="00607EE4" w:rsidRDefault="00607EE4"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07EE4">
        <w:rPr>
          <w:rFonts w:ascii="Helvetica" w:eastAsia="Times New Roman" w:hAnsi="Helvetica" w:cs="Helvetica"/>
          <w:b/>
          <w:bCs/>
          <w:color w:val="333333"/>
          <w:sz w:val="21"/>
          <w:szCs w:val="21"/>
        </w:rPr>
        <w:lastRenderedPageBreak/>
        <w:t>To demonstrate </w:t>
      </w:r>
      <w:r w:rsidRPr="00607EE4">
        <w:rPr>
          <w:rFonts w:ascii="Helvetica" w:eastAsia="Times New Roman" w:hAnsi="Helvetica" w:cs="Helvetica"/>
          <w:color w:val="333333"/>
          <w:sz w:val="21"/>
          <w:szCs w:val="21"/>
        </w:rPr>
        <w:t>the chip interconnection, we will show an example of a 1024 x 8 memory constructed with 128 x 8 RAM chips and 512 x 8 ROM chips.</w:t>
      </w:r>
    </w:p>
    <w:p w:rsidR="006D3540" w:rsidRDefault="006D3540" w:rsidP="006D3540">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RAM and ROM Chips</w:t>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A RAM chip is</w:t>
      </w:r>
      <w:r w:rsidRPr="006D3540">
        <w:rPr>
          <w:rFonts w:ascii="Helvetica" w:eastAsia="Times New Roman" w:hAnsi="Helvetica" w:cs="Helvetica"/>
          <w:color w:val="333333"/>
          <w:sz w:val="21"/>
          <w:szCs w:val="21"/>
        </w:rPr>
        <w:t> better suited for communication with the CPU if it has one or more control inputs that select the chip only when needed.</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Another common</w:t>
      </w:r>
      <w:r w:rsidRPr="006D3540">
        <w:rPr>
          <w:rFonts w:ascii="Helvetica" w:eastAsia="Times New Roman" w:hAnsi="Helvetica" w:cs="Helvetica"/>
          <w:color w:val="333333"/>
          <w:sz w:val="21"/>
          <w:szCs w:val="21"/>
        </w:rPr>
        <w:t xml:space="preserve"> feature is a bidirectional data bus that allows the transfer of data either from memory to CPU during a read </w:t>
      </w:r>
      <w:proofErr w:type="gramStart"/>
      <w:r w:rsidRPr="006D3540">
        <w:rPr>
          <w:rFonts w:ascii="Helvetica" w:eastAsia="Times New Roman" w:hAnsi="Helvetica" w:cs="Helvetica"/>
          <w:color w:val="333333"/>
          <w:sz w:val="21"/>
          <w:szCs w:val="21"/>
        </w:rPr>
        <w:t>operation,</w:t>
      </w:r>
      <w:proofErr w:type="gramEnd"/>
      <w:r w:rsidRPr="006D3540">
        <w:rPr>
          <w:rFonts w:ascii="Helvetica" w:eastAsia="Times New Roman" w:hAnsi="Helvetica" w:cs="Helvetica"/>
          <w:color w:val="333333"/>
          <w:sz w:val="21"/>
          <w:szCs w:val="21"/>
        </w:rPr>
        <w:t xml:space="preserve"> or from CPU to memory during a write operation.</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A bidirectional bus</w:t>
      </w:r>
      <w:r w:rsidRPr="006D3540">
        <w:rPr>
          <w:rFonts w:ascii="Helvetica" w:eastAsia="Times New Roman" w:hAnsi="Helvetica" w:cs="Helvetica"/>
          <w:color w:val="333333"/>
          <w:sz w:val="21"/>
          <w:szCs w:val="21"/>
        </w:rPr>
        <w:t xml:space="preserve"> can be constructed with three-state buffers. A three-state buffer output can be placed in one of three possible states: a signal equivalent to logic 1, a signal equivalent to logic 0, or a </w:t>
      </w:r>
      <w:proofErr w:type="spellStart"/>
      <w:r w:rsidRPr="006D3540">
        <w:rPr>
          <w:rFonts w:ascii="Helvetica" w:eastAsia="Times New Roman" w:hAnsi="Helvetica" w:cs="Helvetica"/>
          <w:color w:val="333333"/>
          <w:sz w:val="21"/>
          <w:szCs w:val="21"/>
        </w:rPr>
        <w:t>highimpedance</w:t>
      </w:r>
      <w:proofErr w:type="spellEnd"/>
      <w:r w:rsidRPr="006D3540">
        <w:rPr>
          <w:rFonts w:ascii="Helvetica" w:eastAsia="Times New Roman" w:hAnsi="Helvetica" w:cs="Helvetica"/>
          <w:color w:val="333333"/>
          <w:sz w:val="21"/>
          <w:szCs w:val="21"/>
        </w:rPr>
        <w:t xml:space="preserve"> state.</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logic 1 and 0</w:t>
      </w:r>
      <w:r w:rsidRPr="006D3540">
        <w:rPr>
          <w:rFonts w:ascii="Helvetica" w:eastAsia="Times New Roman" w:hAnsi="Helvetica" w:cs="Helvetica"/>
          <w:color w:val="333333"/>
          <w:sz w:val="21"/>
          <w:szCs w:val="21"/>
        </w:rPr>
        <w:t> are normal digital signals. The high impedance state behaves like an open circuit, which means that the output does not carry a signal and has no logic significance.</w:t>
      </w:r>
    </w:p>
    <w:p w:rsidR="00607EE4" w:rsidRPr="006D3540" w:rsidRDefault="006D3540"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Pr>
          <w:rFonts w:ascii="Helvetica" w:hAnsi="Helvetica" w:cs="Helvetica"/>
          <w:b/>
          <w:bCs/>
          <w:color w:val="333333"/>
          <w:sz w:val="21"/>
          <w:szCs w:val="21"/>
          <w:shd w:val="clear" w:color="auto" w:fill="FFFFFF"/>
        </w:rPr>
        <w:t>The block diagram</w:t>
      </w:r>
      <w:r>
        <w:rPr>
          <w:rFonts w:ascii="Helvetica" w:hAnsi="Helvetica" w:cs="Helvetica"/>
          <w:color w:val="333333"/>
          <w:sz w:val="21"/>
          <w:szCs w:val="21"/>
          <w:shd w:val="clear" w:color="auto" w:fill="FFFFFF"/>
        </w:rPr>
        <w:t> of a RAM chip is shown in Fig. 2. The capacity of the memory is 128 words of eight bits (one byte) per word. This requires a 7-bit</w:t>
      </w:r>
    </w:p>
    <w:p w:rsidR="006D3540" w:rsidRDefault="006D3540"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Pr>
          <w:noProof/>
        </w:rPr>
        <w:lastRenderedPageBreak/>
        <w:drawing>
          <wp:inline distT="0" distB="0" distL="0" distR="0">
            <wp:extent cx="5184140" cy="4683125"/>
            <wp:effectExtent l="0" t="0" r="0" b="3175"/>
            <wp:docPr id="1" name="Picture 1" descr="typical-ram-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cal-ram-chi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4140" cy="4683125"/>
                    </a:xfrm>
                    <a:prstGeom prst="rect">
                      <a:avLst/>
                    </a:prstGeom>
                    <a:noFill/>
                    <a:ln>
                      <a:noFill/>
                    </a:ln>
                  </pic:spPr>
                </pic:pic>
              </a:graphicData>
            </a:graphic>
          </wp:inline>
        </w:drawing>
      </w:r>
    </w:p>
    <w:p w:rsidR="006D3540" w:rsidRPr="006D3540" w:rsidRDefault="006D3540"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proofErr w:type="gramStart"/>
      <w:r>
        <w:rPr>
          <w:rFonts w:ascii="Helvetica" w:hAnsi="Helvetica" w:cs="Helvetica"/>
          <w:color w:val="333333"/>
          <w:sz w:val="21"/>
          <w:szCs w:val="21"/>
          <w:shd w:val="clear" w:color="auto" w:fill="FFFFFF"/>
        </w:rPr>
        <w:t>address</w:t>
      </w:r>
      <w:proofErr w:type="gramEnd"/>
      <w:r>
        <w:rPr>
          <w:rFonts w:ascii="Helvetica" w:hAnsi="Helvetica" w:cs="Helvetica"/>
          <w:color w:val="333333"/>
          <w:sz w:val="21"/>
          <w:szCs w:val="21"/>
          <w:shd w:val="clear" w:color="auto" w:fill="FFFFFF"/>
        </w:rPr>
        <w:t xml:space="preserve"> and an 8-bit bidirectional data bus.</w:t>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read and write </w:t>
      </w:r>
      <w:r w:rsidRPr="006D3540">
        <w:rPr>
          <w:rFonts w:ascii="Helvetica" w:eastAsia="Times New Roman" w:hAnsi="Helvetica" w:cs="Helvetica"/>
          <w:color w:val="333333"/>
          <w:sz w:val="21"/>
          <w:szCs w:val="21"/>
        </w:rPr>
        <w:t>inputs specifies the memory operation and the two chips select (CS) control inputs are for enabling the chip only when it is selected by the microprocessor.</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availability</w:t>
      </w:r>
      <w:r w:rsidRPr="006D3540">
        <w:rPr>
          <w:rFonts w:ascii="Helvetica" w:eastAsia="Times New Roman" w:hAnsi="Helvetica" w:cs="Helvetica"/>
          <w:color w:val="333333"/>
          <w:sz w:val="21"/>
          <w:szCs w:val="21"/>
        </w:rPr>
        <w:t> of more than one control input to select the chip facilitates the decoding of the address lines when multiple chips are used in the microcomputer.</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read and write inputs</w:t>
      </w:r>
      <w:r w:rsidRPr="006D3540">
        <w:rPr>
          <w:rFonts w:ascii="Helvetica" w:eastAsia="Times New Roman" w:hAnsi="Helvetica" w:cs="Helvetica"/>
          <w:color w:val="333333"/>
          <w:sz w:val="21"/>
          <w:szCs w:val="21"/>
        </w:rPr>
        <w:t> are sometimes combined into one line labeled R/W. When the chip is selected, the two binary states in this line specify the two operations of read or write.</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function table</w:t>
      </w:r>
      <w:r w:rsidRPr="006D3540">
        <w:rPr>
          <w:rFonts w:ascii="Helvetica" w:eastAsia="Times New Roman" w:hAnsi="Helvetica" w:cs="Helvetica"/>
          <w:color w:val="333333"/>
          <w:sz w:val="21"/>
          <w:szCs w:val="21"/>
        </w:rPr>
        <w:t> listed in Fig. 2(b) specifies the operation of the RAM chip. The unit is in operation only when CS1 = 1 and CS2 = 0. The bar on top of the second select variable indicates that this input is enabled when it is equal to 0.</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lastRenderedPageBreak/>
        <w:t>If the chip select</w:t>
      </w:r>
      <w:r w:rsidRPr="006D3540">
        <w:rPr>
          <w:rFonts w:ascii="Helvetica" w:eastAsia="Times New Roman" w:hAnsi="Helvetica" w:cs="Helvetica"/>
          <w:color w:val="333333"/>
          <w:sz w:val="21"/>
          <w:szCs w:val="21"/>
        </w:rPr>
        <w:t> inputs are not enabled, or if they are enabled but the read or write inputs are not enabled, the memory is inhibited and its data bus is in a high-impedance state.</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When CS1 = 1</w:t>
      </w:r>
      <w:r w:rsidRPr="006D3540">
        <w:rPr>
          <w:rFonts w:ascii="Helvetica" w:eastAsia="Times New Roman" w:hAnsi="Helvetica" w:cs="Helvetica"/>
          <w:color w:val="333333"/>
          <w:sz w:val="21"/>
          <w:szCs w:val="21"/>
        </w:rPr>
        <w:t> and CS2 = 0, the memory can be placed in a write or read mode.</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When the WR input</w:t>
      </w:r>
      <w:r w:rsidRPr="006D3540">
        <w:rPr>
          <w:rFonts w:ascii="Helvetica" w:eastAsia="Times New Roman" w:hAnsi="Helvetica" w:cs="Helvetica"/>
          <w:color w:val="333333"/>
          <w:sz w:val="21"/>
          <w:szCs w:val="21"/>
        </w:rPr>
        <w:t> is enabled, the memory stores a byte from the data bus into a location specified by the address input lines.</w:t>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When the RD input</w:t>
      </w:r>
      <w:r w:rsidRPr="006D3540">
        <w:rPr>
          <w:rFonts w:ascii="Helvetica" w:eastAsia="Times New Roman" w:hAnsi="Helvetica" w:cs="Helvetica"/>
          <w:color w:val="333333"/>
          <w:sz w:val="21"/>
          <w:szCs w:val="21"/>
        </w:rPr>
        <w:t xml:space="preserve"> is enabled, the content of the selected byte is placed into the data bus. The RD and WR signals control the memory operation as well as the bus buffers associated with the bidirectional data </w:t>
      </w:r>
      <w:proofErr w:type="gramStart"/>
      <w:r w:rsidRPr="006D3540">
        <w:rPr>
          <w:rFonts w:ascii="Helvetica" w:eastAsia="Times New Roman" w:hAnsi="Helvetica" w:cs="Helvetica"/>
          <w:color w:val="333333"/>
          <w:sz w:val="21"/>
          <w:szCs w:val="21"/>
        </w:rPr>
        <w:t>bus .</w:t>
      </w:r>
      <w:proofErr w:type="gramEnd"/>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A ROM chip is</w:t>
      </w:r>
      <w:r w:rsidRPr="006D3540">
        <w:rPr>
          <w:rFonts w:ascii="Helvetica" w:eastAsia="Times New Roman" w:hAnsi="Helvetica" w:cs="Helvetica"/>
          <w:color w:val="333333"/>
          <w:sz w:val="21"/>
          <w:szCs w:val="21"/>
        </w:rPr>
        <w:t> organized externally in a similar manner. However, since a ROM can only read, the data bus can only be in an output mode. The block diagram of a ROM chip is shown in Fig. 3. For the same-size chip, it is possible to have more bits of ROM than of RAM, because the internal binary cells in ROM occupy less space than in RAM.</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For this reason</w:t>
      </w:r>
      <w:r w:rsidRPr="006D3540">
        <w:rPr>
          <w:rFonts w:ascii="Helvetica" w:eastAsia="Times New Roman" w:hAnsi="Helvetica" w:cs="Helvetica"/>
          <w:color w:val="333333"/>
          <w:sz w:val="21"/>
          <w:szCs w:val="21"/>
        </w:rPr>
        <w:t>, the diagram specifies a 512-byte ROM, while the RAM has only 128 bytes.</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nine address</w:t>
      </w:r>
      <w:r w:rsidRPr="006D3540">
        <w:rPr>
          <w:rFonts w:ascii="Helvetica" w:eastAsia="Times New Roman" w:hAnsi="Helvetica" w:cs="Helvetica"/>
          <w:color w:val="333333"/>
          <w:sz w:val="21"/>
          <w:szCs w:val="21"/>
        </w:rPr>
        <w:t> lines in the ROM chip specify any one of the 512 bytes stored in it.</w:t>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two chip</w:t>
      </w:r>
      <w:r w:rsidRPr="006D3540">
        <w:rPr>
          <w:rFonts w:ascii="Helvetica" w:eastAsia="Times New Roman" w:hAnsi="Helvetica" w:cs="Helvetica"/>
          <w:color w:val="333333"/>
          <w:sz w:val="21"/>
          <w:szCs w:val="21"/>
        </w:rPr>
        <w:t> select inputs must be CS1 = 1 and CS2 = 0 for the unit to operate. Otherwise, the data bus is in a high-impedance state.</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There is no need</w:t>
      </w:r>
      <w:r w:rsidRPr="006D3540">
        <w:rPr>
          <w:rFonts w:ascii="Helvetica" w:eastAsia="Times New Roman" w:hAnsi="Helvetica" w:cs="Helvetica"/>
          <w:color w:val="333333"/>
          <w:sz w:val="21"/>
          <w:szCs w:val="21"/>
        </w:rPr>
        <w:t> for a read or write control because the unit can only read. Thus when the chip is enabled by the two select inputs, the byte selected by the address lines appears on the data bus.</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beforeAutospacing="1" w:after="0" w:afterAutospacing="1" w:line="240" w:lineRule="auto"/>
        <w:jc w:val="both"/>
        <w:rPr>
          <w:rFonts w:ascii="Helvetica" w:eastAsia="Times New Roman" w:hAnsi="Helvetica" w:cs="Helvetica"/>
          <w:color w:val="333333"/>
          <w:sz w:val="21"/>
          <w:szCs w:val="21"/>
        </w:rPr>
      </w:pPr>
    </w:p>
    <w:p w:rsidR="006D3540" w:rsidRDefault="006D3540"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Pr>
          <w:noProof/>
        </w:rPr>
        <w:lastRenderedPageBreak/>
        <w:drawing>
          <wp:inline distT="0" distB="0" distL="0" distR="0">
            <wp:extent cx="5048885" cy="2369185"/>
            <wp:effectExtent l="0" t="0" r="0" b="0"/>
            <wp:docPr id="2" name="Picture 2" descr="typical-rom-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ical-rom-chi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8885" cy="2369185"/>
                    </a:xfrm>
                    <a:prstGeom prst="rect">
                      <a:avLst/>
                    </a:prstGeom>
                    <a:noFill/>
                    <a:ln>
                      <a:noFill/>
                    </a:ln>
                  </pic:spPr>
                </pic:pic>
              </a:graphicData>
            </a:graphic>
          </wp:inline>
        </w:drawing>
      </w:r>
    </w:p>
    <w:p w:rsidR="006D3540" w:rsidRDefault="006D3540" w:rsidP="006D3540">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Memory Address Map</w:t>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designer</w:t>
      </w:r>
      <w:r w:rsidRPr="006D3540">
        <w:rPr>
          <w:rFonts w:ascii="Helvetica" w:eastAsia="Times New Roman" w:hAnsi="Helvetica" w:cs="Helvetica"/>
          <w:color w:val="333333"/>
          <w:sz w:val="21"/>
          <w:szCs w:val="21"/>
        </w:rPr>
        <w:t> of a computer system must calculate the amount of memory required for the particular application and assign it to either RAM or ROM.</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interconnection</w:t>
      </w:r>
      <w:r w:rsidRPr="006D3540">
        <w:rPr>
          <w:rFonts w:ascii="Helvetica" w:eastAsia="Times New Roman" w:hAnsi="Helvetica" w:cs="Helvetica"/>
          <w:color w:val="333333"/>
          <w:sz w:val="21"/>
          <w:szCs w:val="21"/>
        </w:rPr>
        <w:t> between memory and processor is then established from knowledge of the size of memory needed and the type of RAM and ROM chips available.</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addressing</w:t>
      </w:r>
      <w:r w:rsidRPr="006D3540">
        <w:rPr>
          <w:rFonts w:ascii="Helvetica" w:eastAsia="Times New Roman" w:hAnsi="Helvetica" w:cs="Helvetica"/>
          <w:color w:val="333333"/>
          <w:sz w:val="21"/>
          <w:szCs w:val="21"/>
        </w:rPr>
        <w:t> of memory can be established by means of a table that specifies the memory address assigned to each chip.</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table</w:t>
      </w:r>
      <w:r w:rsidRPr="006D3540">
        <w:rPr>
          <w:rFonts w:ascii="Helvetica" w:eastAsia="Times New Roman" w:hAnsi="Helvetica" w:cs="Helvetica"/>
          <w:color w:val="333333"/>
          <w:sz w:val="21"/>
          <w:szCs w:val="21"/>
        </w:rPr>
        <w:t>, called a memory address map, is a pictorial representation of assigned address space for each chip in the system.</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To demonstrate</w:t>
      </w:r>
      <w:r w:rsidRPr="006D3540">
        <w:rPr>
          <w:rFonts w:ascii="Helvetica" w:eastAsia="Times New Roman" w:hAnsi="Helvetica" w:cs="Helvetica"/>
          <w:color w:val="333333"/>
          <w:sz w:val="21"/>
          <w:szCs w:val="21"/>
        </w:rPr>
        <w:t> with a particular example, assume that a computer system needs 512 bytes of RAM and 512 bytes of ROM. The RAM and ROM chips to be used are specified in Figs. 2 and 3.</w:t>
      </w:r>
    </w:p>
    <w:p w:rsidR="006D3540" w:rsidRDefault="006D3540" w:rsidP="006D3540">
      <w:pPr>
        <w:pStyle w:val="NormalWeb"/>
        <w:numPr>
          <w:ilvl w:val="0"/>
          <w:numId w:val="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memory address</w:t>
      </w:r>
      <w:r>
        <w:rPr>
          <w:rFonts w:ascii="Helvetica" w:hAnsi="Helvetica" w:cs="Helvetica"/>
          <w:color w:val="333333"/>
          <w:sz w:val="21"/>
          <w:szCs w:val="21"/>
        </w:rPr>
        <w:t> map for this configuration is shown in Table 1.</w:t>
      </w:r>
    </w:p>
    <w:p w:rsidR="006D3540" w:rsidRDefault="006D3540"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Pr>
          <w:noProof/>
        </w:rPr>
        <w:lastRenderedPageBreak/>
        <w:drawing>
          <wp:inline distT="0" distB="0" distL="0" distR="0">
            <wp:extent cx="5581650" cy="2480945"/>
            <wp:effectExtent l="0" t="0" r="0" b="0"/>
            <wp:docPr id="3" name="Picture 3" descr="memory-address-map-for-micropro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address-map-for-microprocomput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2480945"/>
                    </a:xfrm>
                    <a:prstGeom prst="rect">
                      <a:avLst/>
                    </a:prstGeom>
                    <a:noFill/>
                    <a:ln>
                      <a:noFill/>
                    </a:ln>
                  </pic:spPr>
                </pic:pic>
              </a:graphicData>
            </a:graphic>
          </wp:inline>
        </w:drawing>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component column</w:t>
      </w:r>
      <w:r w:rsidRPr="006D3540">
        <w:rPr>
          <w:rFonts w:ascii="Helvetica" w:eastAsia="Times New Roman" w:hAnsi="Helvetica" w:cs="Helvetica"/>
          <w:color w:val="333333"/>
          <w:sz w:val="21"/>
          <w:szCs w:val="21"/>
        </w:rPr>
        <w:t> specifies whether a RAM or a ROM chip is used. The hexadecimal address column assigns a range of hexadecimal equivalent addresses for each chip.</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address</w:t>
      </w:r>
      <w:r w:rsidRPr="006D3540">
        <w:rPr>
          <w:rFonts w:ascii="Helvetica" w:eastAsia="Times New Roman" w:hAnsi="Helvetica" w:cs="Helvetica"/>
          <w:color w:val="333333"/>
          <w:sz w:val="21"/>
          <w:szCs w:val="21"/>
        </w:rPr>
        <w:t> bus lines are listed in the third column. Although there are 16 lines in the address bus, the table shows only 10 lines because the other 6 are not used in this example and are assumed to be zero.</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 xml:space="preserve">The small </w:t>
      </w:r>
      <w:proofErr w:type="spellStart"/>
      <w:r w:rsidRPr="006D3540">
        <w:rPr>
          <w:rFonts w:ascii="Helvetica" w:eastAsia="Times New Roman" w:hAnsi="Helvetica" w:cs="Helvetica"/>
          <w:b/>
          <w:bCs/>
          <w:color w:val="333333"/>
          <w:sz w:val="21"/>
          <w:szCs w:val="21"/>
        </w:rPr>
        <w:t>x's</w:t>
      </w:r>
      <w:r w:rsidRPr="006D3540">
        <w:rPr>
          <w:rFonts w:ascii="Helvetica" w:eastAsia="Times New Roman" w:hAnsi="Helvetica" w:cs="Helvetica"/>
          <w:color w:val="333333"/>
          <w:sz w:val="21"/>
          <w:szCs w:val="21"/>
        </w:rPr>
        <w:t>under</w:t>
      </w:r>
      <w:proofErr w:type="spellEnd"/>
      <w:r w:rsidRPr="006D3540">
        <w:rPr>
          <w:rFonts w:ascii="Helvetica" w:eastAsia="Times New Roman" w:hAnsi="Helvetica" w:cs="Helvetica"/>
          <w:color w:val="333333"/>
          <w:sz w:val="21"/>
          <w:szCs w:val="21"/>
        </w:rPr>
        <w:t xml:space="preserve"> the address bus lines designate those lines that must be connected to the address inputs in each chip. The RAM chips have 128 bytes and need seven address lines.</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ROM chip has 512</w:t>
      </w:r>
      <w:r w:rsidRPr="006D3540">
        <w:rPr>
          <w:rFonts w:ascii="Helvetica" w:eastAsia="Times New Roman" w:hAnsi="Helvetica" w:cs="Helvetica"/>
          <w:color w:val="333333"/>
          <w:sz w:val="21"/>
          <w:szCs w:val="21"/>
        </w:rPr>
        <w:t> bytes and needs 9 address lines. The x's are always assigned to the low-order bus lines: lines 1 through 7 for the RAM and lines 1 through 9 for the ROM.</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It is now necessary</w:t>
      </w:r>
      <w:r w:rsidRPr="006D3540">
        <w:rPr>
          <w:rFonts w:ascii="Helvetica" w:eastAsia="Times New Roman" w:hAnsi="Helvetica" w:cs="Helvetica"/>
          <w:color w:val="333333"/>
          <w:sz w:val="21"/>
          <w:szCs w:val="21"/>
        </w:rPr>
        <w:t> to distinguish between four RAM chips by assigning to each a different address. For this particular example we choose bus lines 8 and 9 to represent four distinct binary combinations.</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Note that any other</w:t>
      </w:r>
      <w:r w:rsidRPr="006D3540">
        <w:rPr>
          <w:rFonts w:ascii="Helvetica" w:eastAsia="Times New Roman" w:hAnsi="Helvetica" w:cs="Helvetica"/>
          <w:color w:val="333333"/>
          <w:sz w:val="21"/>
          <w:szCs w:val="21"/>
        </w:rPr>
        <w:t> pair of unused bus lines can be chosen for this purpose. The table clearly shows that the nine low-order bus lines constitute a memory space for RAM equal to 29 = 512 bytes.</w:t>
      </w:r>
    </w:p>
    <w:p w:rsidR="006D3540" w:rsidRPr="006D3540" w:rsidRDefault="006D3540" w:rsidP="006D3540">
      <w:pPr>
        <w:shd w:val="clear" w:color="auto" w:fill="FFFFFF"/>
        <w:spacing w:after="0" w:line="240" w:lineRule="auto"/>
        <w:ind w:left="720"/>
        <w:jc w:val="both"/>
        <w:rPr>
          <w:rFonts w:ascii="Helvetica" w:eastAsia="Times New Roman" w:hAnsi="Helvetica" w:cs="Helvetica"/>
          <w:color w:val="333333"/>
          <w:sz w:val="21"/>
          <w:szCs w:val="21"/>
        </w:rPr>
      </w:pPr>
      <w:r w:rsidRPr="006D3540">
        <w:rPr>
          <w:rFonts w:ascii="Helvetica" w:eastAsia="Times New Roman" w:hAnsi="Helvetica" w:cs="Helvetica"/>
          <w:color w:val="333333"/>
          <w:sz w:val="21"/>
          <w:szCs w:val="21"/>
        </w:rPr>
        <w:br/>
      </w:r>
    </w:p>
    <w:p w:rsidR="006D3540" w:rsidRPr="006D3540" w:rsidRDefault="006D3540" w:rsidP="006D3540">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6D3540">
        <w:rPr>
          <w:rFonts w:ascii="Helvetica" w:eastAsia="Times New Roman" w:hAnsi="Helvetica" w:cs="Helvetica"/>
          <w:b/>
          <w:bCs/>
          <w:color w:val="333333"/>
          <w:sz w:val="21"/>
          <w:szCs w:val="21"/>
        </w:rPr>
        <w:t>The distinction</w:t>
      </w:r>
      <w:r w:rsidRPr="006D3540">
        <w:rPr>
          <w:rFonts w:ascii="Helvetica" w:eastAsia="Times New Roman" w:hAnsi="Helvetica" w:cs="Helvetica"/>
          <w:color w:val="333333"/>
          <w:sz w:val="21"/>
          <w:szCs w:val="21"/>
        </w:rPr>
        <w:t> between a RAM and ROM address is done with another bus line. Here we choose line 10 for this purpose. When line 10 is 0, the CPU selects a RAM, and when this line is equal to 1, it selects the ROM.</w:t>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lastRenderedPageBreak/>
        <w:t>The equivalent</w:t>
      </w:r>
      <w:r w:rsidRPr="00492F4E">
        <w:rPr>
          <w:rFonts w:ascii="Helvetica" w:eastAsia="Times New Roman" w:hAnsi="Helvetica" w:cs="Helvetica"/>
          <w:color w:val="333333"/>
          <w:sz w:val="21"/>
          <w:szCs w:val="21"/>
        </w:rPr>
        <w:t> hexadecimal address for each chip is obtained from the information under the address bus assignment. The address bus lines are subdivided into groups of four bits each so that each group can be represented with a hexadecimal digit.</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first hexadecimal</w:t>
      </w:r>
      <w:r w:rsidRPr="00492F4E">
        <w:rPr>
          <w:rFonts w:ascii="Helvetica" w:eastAsia="Times New Roman" w:hAnsi="Helvetica" w:cs="Helvetica"/>
          <w:color w:val="333333"/>
          <w:sz w:val="21"/>
          <w:szCs w:val="21"/>
        </w:rPr>
        <w:t> digit represents lines 13 to 16 and is always 0. The next hexadecimal digit represents lines 9 to 12, but lines 11 and 12 are always 0.</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range of hexadecimal</w:t>
      </w:r>
      <w:r w:rsidRPr="00492F4E">
        <w:rPr>
          <w:rFonts w:ascii="Helvetica" w:eastAsia="Times New Roman" w:hAnsi="Helvetica" w:cs="Helvetica"/>
          <w:color w:val="333333"/>
          <w:sz w:val="21"/>
          <w:szCs w:val="21"/>
        </w:rPr>
        <w:t> addresses for each component is determined from the x's associated with it. These x's represent a binary number that can range from an all-0's to an all-1's value.</w:t>
      </w:r>
    </w:p>
    <w:p w:rsidR="00492F4E" w:rsidRDefault="00492F4E" w:rsidP="00492F4E">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Memory Connection to CPU</w:t>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RAM and ROM chips</w:t>
      </w:r>
      <w:r w:rsidRPr="00492F4E">
        <w:rPr>
          <w:rFonts w:ascii="Helvetica" w:eastAsia="Times New Roman" w:hAnsi="Helvetica" w:cs="Helvetica"/>
          <w:color w:val="333333"/>
          <w:sz w:val="21"/>
          <w:szCs w:val="21"/>
        </w:rPr>
        <w:t> are connected to a CPU through the data and address buses.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low-order lines</w:t>
      </w:r>
      <w:r w:rsidRPr="00492F4E">
        <w:rPr>
          <w:rFonts w:ascii="Helvetica" w:eastAsia="Times New Roman" w:hAnsi="Helvetica" w:cs="Helvetica"/>
          <w:color w:val="333333"/>
          <w:sz w:val="21"/>
          <w:szCs w:val="21"/>
        </w:rPr>
        <w:t> in the address bus select the byte within the chips and other lines in the address bus select a particular chip through its chip select inputs.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connection of memory</w:t>
      </w:r>
      <w:r w:rsidRPr="00492F4E">
        <w:rPr>
          <w:rFonts w:ascii="Helvetica" w:eastAsia="Times New Roman" w:hAnsi="Helvetica" w:cs="Helvetica"/>
          <w:color w:val="333333"/>
          <w:sz w:val="21"/>
          <w:szCs w:val="21"/>
        </w:rPr>
        <w:t> chips to the CPU is shown in Fig. 4. This configuration gives a memory capacity of 512 bytes of RAM and 512 bytes of ROM. It implements the memory map of Table 1. Each RAM receives the seven low-order bits of the address bus to select one of 128 possible bytes.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particular RAM chip</w:t>
      </w:r>
      <w:r w:rsidRPr="00492F4E">
        <w:rPr>
          <w:rFonts w:ascii="Helvetica" w:eastAsia="Times New Roman" w:hAnsi="Helvetica" w:cs="Helvetica"/>
          <w:color w:val="333333"/>
          <w:sz w:val="21"/>
          <w:szCs w:val="21"/>
        </w:rPr>
        <w:t> selected is determined from lines 8 and 9 in the address bus. This is done through a 2 x 4 decoder whose outputs go to the CS1 inputs in each RAM chip.</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Thus, when address</w:t>
      </w:r>
      <w:r w:rsidRPr="00492F4E">
        <w:rPr>
          <w:rFonts w:ascii="Helvetica" w:eastAsia="Times New Roman" w:hAnsi="Helvetica" w:cs="Helvetica"/>
          <w:color w:val="333333"/>
          <w:sz w:val="21"/>
          <w:szCs w:val="21"/>
        </w:rPr>
        <w:t> lines 8 and 9 are equal to 00, the first RAM chip is selected. When 01, the second RAM chip is selected, and so on. The RD and WR outputs from the microprocessor are applied to the inputs of each RAM chip.</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selection between</w:t>
      </w:r>
      <w:r w:rsidRPr="00492F4E">
        <w:rPr>
          <w:rFonts w:ascii="Helvetica" w:eastAsia="Times New Roman" w:hAnsi="Helvetica" w:cs="Helvetica"/>
          <w:color w:val="333333"/>
          <w:sz w:val="21"/>
          <w:szCs w:val="21"/>
        </w:rPr>
        <w:t xml:space="preserve"> RAM and ROM is achieved through bus line 10. The RAMs are selected when the bit in this line is </w:t>
      </w:r>
      <w:proofErr w:type="gramStart"/>
      <w:r w:rsidRPr="00492F4E">
        <w:rPr>
          <w:rFonts w:ascii="Helvetica" w:eastAsia="Times New Roman" w:hAnsi="Helvetica" w:cs="Helvetica"/>
          <w:color w:val="333333"/>
          <w:sz w:val="21"/>
          <w:szCs w:val="21"/>
        </w:rPr>
        <w:t>0,</w:t>
      </w:r>
      <w:proofErr w:type="gramEnd"/>
      <w:r w:rsidRPr="00492F4E">
        <w:rPr>
          <w:rFonts w:ascii="Helvetica" w:eastAsia="Times New Roman" w:hAnsi="Helvetica" w:cs="Helvetica"/>
          <w:color w:val="333333"/>
          <w:sz w:val="21"/>
          <w:szCs w:val="21"/>
        </w:rPr>
        <w:t xml:space="preserve"> and the ROM when the bit is 1.</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other chip select</w:t>
      </w:r>
      <w:r w:rsidRPr="00492F4E">
        <w:rPr>
          <w:rFonts w:ascii="Helvetica" w:eastAsia="Times New Roman" w:hAnsi="Helvetica" w:cs="Helvetica"/>
          <w:color w:val="333333"/>
          <w:sz w:val="21"/>
          <w:szCs w:val="21"/>
        </w:rPr>
        <w:t> input in the ROM is connected to the RD control line for the ROM chip to be enabled only during a read operation. Address bus lines 1 to 9 are applied to the input address of ROM without going through the decoder.</w:t>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This assigns addresses</w:t>
      </w:r>
      <w:r w:rsidRPr="00492F4E">
        <w:rPr>
          <w:rFonts w:ascii="Helvetica" w:eastAsia="Times New Roman" w:hAnsi="Helvetica" w:cs="Helvetica"/>
          <w:color w:val="333333"/>
          <w:sz w:val="21"/>
          <w:szCs w:val="21"/>
        </w:rPr>
        <w:t xml:space="preserve"> 0 to 511 to RAM and 512 to 1023 to ROM. The data bus of the ROM has only an output capability, whereas the data bus connected to the RAMs can transfer information in both </w:t>
      </w:r>
      <w:proofErr w:type="gramStart"/>
      <w:r w:rsidRPr="00492F4E">
        <w:rPr>
          <w:rFonts w:ascii="Helvetica" w:eastAsia="Times New Roman" w:hAnsi="Helvetica" w:cs="Helvetica"/>
          <w:color w:val="333333"/>
          <w:sz w:val="21"/>
          <w:szCs w:val="21"/>
        </w:rPr>
        <w:t>directions .</w:t>
      </w:r>
      <w:proofErr w:type="gramEnd"/>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lastRenderedPageBreak/>
        <w:br/>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example just shown</w:t>
      </w:r>
      <w:r w:rsidRPr="00492F4E">
        <w:rPr>
          <w:rFonts w:ascii="Helvetica" w:eastAsia="Times New Roman" w:hAnsi="Helvetica" w:cs="Helvetica"/>
          <w:color w:val="333333"/>
          <w:sz w:val="21"/>
          <w:szCs w:val="21"/>
        </w:rPr>
        <w:t> gives an indication of the interconnection complexity that can exist between memory chips and the CPU.</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492F4E">
      <w:pPr>
        <w:numPr>
          <w:ilvl w:val="0"/>
          <w:numId w:val="1"/>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more chips that</w:t>
      </w:r>
      <w:r w:rsidRPr="00492F4E">
        <w:rPr>
          <w:rFonts w:ascii="Helvetica" w:eastAsia="Times New Roman" w:hAnsi="Helvetica" w:cs="Helvetica"/>
          <w:color w:val="333333"/>
          <w:sz w:val="21"/>
          <w:szCs w:val="21"/>
        </w:rPr>
        <w:t xml:space="preserve"> are connected, the more external decoders are required for selection among the </w:t>
      </w:r>
      <w:proofErr w:type="gramStart"/>
      <w:r w:rsidRPr="00492F4E">
        <w:rPr>
          <w:rFonts w:ascii="Helvetica" w:eastAsia="Times New Roman" w:hAnsi="Helvetica" w:cs="Helvetica"/>
          <w:color w:val="333333"/>
          <w:sz w:val="21"/>
          <w:szCs w:val="21"/>
        </w:rPr>
        <w:t>chips .</w:t>
      </w:r>
      <w:proofErr w:type="gramEnd"/>
      <w:r w:rsidRPr="00492F4E">
        <w:rPr>
          <w:rFonts w:ascii="Helvetica" w:eastAsia="Times New Roman" w:hAnsi="Helvetica" w:cs="Helvetica"/>
          <w:color w:val="333333"/>
          <w:sz w:val="21"/>
          <w:szCs w:val="21"/>
        </w:rPr>
        <w:t xml:space="preserve"> The designer must establish a memory map that assigns addresses to the various chips from which the required connections are determined.</w:t>
      </w:r>
    </w:p>
    <w:p w:rsidR="006D3540" w:rsidRDefault="00492F4E" w:rsidP="00607EE4">
      <w:pPr>
        <w:numPr>
          <w:ilvl w:val="0"/>
          <w:numId w:val="1"/>
        </w:numPr>
        <w:shd w:val="clear" w:color="auto" w:fill="FFFFFF"/>
        <w:spacing w:after="150" w:line="240" w:lineRule="auto"/>
        <w:jc w:val="both"/>
        <w:rPr>
          <w:rFonts w:ascii="Helvetica" w:eastAsia="Times New Roman" w:hAnsi="Helvetica" w:cs="Helvetica"/>
          <w:color w:val="333333"/>
          <w:sz w:val="21"/>
          <w:szCs w:val="21"/>
        </w:rPr>
      </w:pPr>
      <w:r>
        <w:rPr>
          <w:noProof/>
        </w:rPr>
        <w:drawing>
          <wp:inline distT="0" distB="0" distL="0" distR="0">
            <wp:extent cx="3832225" cy="5613400"/>
            <wp:effectExtent l="0" t="0" r="0" b="6350"/>
            <wp:docPr id="4" name="Picture 4" descr="memory-connection-to-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ory-connection-to-cp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2225" cy="5613400"/>
                    </a:xfrm>
                    <a:prstGeom prst="rect">
                      <a:avLst/>
                    </a:prstGeom>
                    <a:noFill/>
                    <a:ln>
                      <a:noFill/>
                    </a:ln>
                  </pic:spPr>
                </pic:pic>
              </a:graphicData>
            </a:graphic>
          </wp:inline>
        </w:drawing>
      </w: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p>
    <w:p w:rsidR="00492F4E" w:rsidRDefault="00492F4E" w:rsidP="00492F4E">
      <w:pPr>
        <w:pStyle w:val="Heading3"/>
        <w:shd w:val="clear" w:color="auto" w:fill="FFFFFF"/>
        <w:spacing w:before="300" w:beforeAutospacing="0" w:after="150" w:afterAutospacing="0"/>
        <w:jc w:val="both"/>
        <w:rPr>
          <w:rFonts w:ascii="inherit" w:hAnsi="inherit" w:cs="Helvetica"/>
          <w:b w:val="0"/>
          <w:bCs w:val="0"/>
          <w:color w:val="333333"/>
          <w:sz w:val="36"/>
          <w:szCs w:val="36"/>
        </w:rPr>
      </w:pPr>
      <w:r>
        <w:rPr>
          <w:rFonts w:ascii="inherit" w:hAnsi="inherit" w:cs="Helvetica"/>
          <w:b w:val="0"/>
          <w:bCs w:val="0"/>
          <w:color w:val="333333"/>
          <w:sz w:val="36"/>
          <w:szCs w:val="36"/>
        </w:rPr>
        <w:t>Auxiliary Memory</w:t>
      </w: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p>
    <w:p w:rsidR="00492F4E" w:rsidRPr="00492F4E" w:rsidRDefault="00492F4E" w:rsidP="00255CC1">
      <w:pPr>
        <w:numPr>
          <w:ilvl w:val="0"/>
          <w:numId w:val="2"/>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most common</w:t>
      </w:r>
      <w:r w:rsidRPr="00492F4E">
        <w:rPr>
          <w:rFonts w:ascii="Helvetica" w:eastAsia="Times New Roman" w:hAnsi="Helvetica" w:cs="Helvetica"/>
          <w:color w:val="333333"/>
          <w:sz w:val="21"/>
          <w:szCs w:val="21"/>
        </w:rPr>
        <w:t> auxiliary memory devices used in computer systems are magnetic disks and tapes. Other components used, but not as frequently, are magnetic drums, magnetic bubble memory, and optical disks.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2"/>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To understand</w:t>
      </w:r>
      <w:r w:rsidRPr="00492F4E">
        <w:rPr>
          <w:rFonts w:ascii="Helvetica" w:eastAsia="Times New Roman" w:hAnsi="Helvetica" w:cs="Helvetica"/>
          <w:color w:val="333333"/>
          <w:sz w:val="21"/>
          <w:szCs w:val="21"/>
        </w:rPr>
        <w:t xml:space="preserve"> fully the physical mechanism of auxiliary memory devices one must have </w:t>
      </w:r>
      <w:proofErr w:type="gramStart"/>
      <w:r w:rsidRPr="00492F4E">
        <w:rPr>
          <w:rFonts w:ascii="Helvetica" w:eastAsia="Times New Roman" w:hAnsi="Helvetica" w:cs="Helvetica"/>
          <w:color w:val="333333"/>
          <w:sz w:val="21"/>
          <w:szCs w:val="21"/>
        </w:rPr>
        <w:t>a knowledge</w:t>
      </w:r>
      <w:proofErr w:type="gramEnd"/>
      <w:r w:rsidRPr="00492F4E">
        <w:rPr>
          <w:rFonts w:ascii="Helvetica" w:eastAsia="Times New Roman" w:hAnsi="Helvetica" w:cs="Helvetica"/>
          <w:color w:val="333333"/>
          <w:sz w:val="21"/>
          <w:szCs w:val="21"/>
        </w:rPr>
        <w:t xml:space="preserve"> of magnetics, electronics, and electromechanical systems.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2"/>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Although the physical</w:t>
      </w:r>
      <w:r w:rsidRPr="00492F4E">
        <w:rPr>
          <w:rFonts w:ascii="Helvetica" w:eastAsia="Times New Roman" w:hAnsi="Helvetica" w:cs="Helvetica"/>
          <w:color w:val="333333"/>
          <w:sz w:val="21"/>
          <w:szCs w:val="21"/>
        </w:rPr>
        <w:t xml:space="preserve"> properties of these storage devices can be quite complex, their logical properties can be characterized and compared by a few parameters. The important characteristics of any </w:t>
      </w:r>
      <w:proofErr w:type="spellStart"/>
      <w:r w:rsidRPr="00492F4E">
        <w:rPr>
          <w:rFonts w:ascii="Helvetica" w:eastAsia="Times New Roman" w:hAnsi="Helvetica" w:cs="Helvetica"/>
          <w:color w:val="333333"/>
          <w:sz w:val="21"/>
          <w:szCs w:val="21"/>
        </w:rPr>
        <w:t>deviceare</w:t>
      </w:r>
      <w:proofErr w:type="spellEnd"/>
      <w:r w:rsidRPr="00492F4E">
        <w:rPr>
          <w:rFonts w:ascii="Helvetica" w:eastAsia="Times New Roman" w:hAnsi="Helvetica" w:cs="Helvetica"/>
          <w:color w:val="333333"/>
          <w:sz w:val="21"/>
          <w:szCs w:val="21"/>
        </w:rPr>
        <w:t xml:space="preserve"> its access mode, access time, transfer rate, capacity, and cost.</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2"/>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average time</w:t>
      </w:r>
      <w:r w:rsidRPr="00492F4E">
        <w:rPr>
          <w:rFonts w:ascii="Helvetica" w:eastAsia="Times New Roman" w:hAnsi="Helvetica" w:cs="Helvetica"/>
          <w:color w:val="333333"/>
          <w:sz w:val="21"/>
          <w:szCs w:val="21"/>
        </w:rPr>
        <w:t> required to reach a storage location in memory and obtain its contents is called the access time.</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2"/>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In electromechanical</w:t>
      </w:r>
      <w:r w:rsidRPr="00492F4E">
        <w:rPr>
          <w:rFonts w:ascii="Helvetica" w:eastAsia="Times New Roman" w:hAnsi="Helvetica" w:cs="Helvetica"/>
          <w:color w:val="333333"/>
          <w:sz w:val="21"/>
          <w:szCs w:val="21"/>
        </w:rPr>
        <w:t> devices with moving parts such as disks and tapes, the access time consists of a seek time required to position the read-write head to a location and a transfer time required to transfer data to or from the device. Because the seek time is usually much longer than the transfer time, auxiliary storage is organized in records or blocks.</w:t>
      </w:r>
    </w:p>
    <w:p w:rsidR="00492F4E" w:rsidRPr="00492F4E" w:rsidRDefault="00492F4E" w:rsidP="00255CC1">
      <w:pPr>
        <w:numPr>
          <w:ilvl w:val="0"/>
          <w:numId w:val="2"/>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 record is a specified number</w:t>
      </w:r>
      <w:r w:rsidRPr="00492F4E">
        <w:rPr>
          <w:rFonts w:ascii="Helvetica" w:eastAsia="Times New Roman" w:hAnsi="Helvetica" w:cs="Helvetica"/>
          <w:color w:val="333333"/>
          <w:sz w:val="21"/>
          <w:szCs w:val="21"/>
        </w:rPr>
        <w:t> of characters or words. Reading or writing is always done on entire records. The transfer rate is the number of characters or words that the device can transfer per second, after it has been positioned at the beginning of the record.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2"/>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Magnetic drums and disks</w:t>
      </w:r>
      <w:r w:rsidRPr="00492F4E">
        <w:rPr>
          <w:rFonts w:ascii="Helvetica" w:eastAsia="Times New Roman" w:hAnsi="Helvetica" w:cs="Helvetica"/>
          <w:color w:val="333333"/>
          <w:sz w:val="21"/>
          <w:szCs w:val="21"/>
        </w:rPr>
        <w:t> are quite similar in operation. Both consist of high-speed rotating surfaces coated with a magnetic recording medium. The rotating surface of the drum is a cylinder and that of the disk, a round flat plate.</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2"/>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recording surface</w:t>
      </w:r>
      <w:r w:rsidRPr="00492F4E">
        <w:rPr>
          <w:rFonts w:ascii="Helvetica" w:eastAsia="Times New Roman" w:hAnsi="Helvetica" w:cs="Helvetica"/>
          <w:color w:val="333333"/>
          <w:sz w:val="21"/>
          <w:szCs w:val="21"/>
        </w:rPr>
        <w:t> rotates at uniform speed and is not started or stopped during access operations. Bits are recorded as magnetic spots on the surface as it passes a stationary mechanism called a write head.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2"/>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lastRenderedPageBreak/>
        <w:t>Stored bits are detected</w:t>
      </w:r>
      <w:r w:rsidRPr="00492F4E">
        <w:rPr>
          <w:rFonts w:ascii="Helvetica" w:eastAsia="Times New Roman" w:hAnsi="Helvetica" w:cs="Helvetica"/>
          <w:color w:val="333333"/>
          <w:sz w:val="21"/>
          <w:szCs w:val="21"/>
        </w:rPr>
        <w:t> by a change in magnetic field produced by a recorded spot on the surface as it passes through a read head. The amount of surface available for recording in a disk is greater than in a drum of equal physical size.</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2"/>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Therefore, more</w:t>
      </w:r>
      <w:r w:rsidRPr="00492F4E">
        <w:rPr>
          <w:rFonts w:ascii="Helvetica" w:eastAsia="Times New Roman" w:hAnsi="Helvetica" w:cs="Helvetica"/>
          <w:color w:val="333333"/>
          <w:sz w:val="21"/>
          <w:szCs w:val="21"/>
        </w:rPr>
        <w:t> information can be stored on a disk than on a drum of comparable size. For this reason, disks have replaced drums in more recent computers.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p>
    <w:p w:rsidR="00492F4E" w:rsidRDefault="00492F4E" w:rsidP="00492F4E">
      <w:pPr>
        <w:pStyle w:val="Heading3"/>
        <w:shd w:val="clear" w:color="auto" w:fill="FFFFFF"/>
        <w:spacing w:before="300" w:beforeAutospacing="0" w:after="150" w:afterAutospacing="0"/>
        <w:jc w:val="both"/>
        <w:rPr>
          <w:rFonts w:ascii="inherit" w:hAnsi="inherit" w:cs="Helvetica"/>
          <w:b w:val="0"/>
          <w:bCs w:val="0"/>
          <w:color w:val="333333"/>
          <w:sz w:val="36"/>
          <w:szCs w:val="36"/>
        </w:rPr>
      </w:pPr>
      <w:r>
        <w:rPr>
          <w:rFonts w:ascii="inherit" w:hAnsi="inherit" w:cs="Helvetica"/>
          <w:b w:val="0"/>
          <w:bCs w:val="0"/>
          <w:color w:val="333333"/>
          <w:sz w:val="36"/>
          <w:szCs w:val="36"/>
        </w:rPr>
        <w:t>Magnetic Disks</w:t>
      </w:r>
    </w:p>
    <w:p w:rsidR="00492F4E" w:rsidRPr="00492F4E" w:rsidRDefault="00492F4E" w:rsidP="00255CC1">
      <w:pPr>
        <w:numPr>
          <w:ilvl w:val="0"/>
          <w:numId w:val="3"/>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 magnetic disk</w:t>
      </w:r>
      <w:r w:rsidRPr="00492F4E">
        <w:rPr>
          <w:rFonts w:ascii="Helvetica" w:eastAsia="Times New Roman" w:hAnsi="Helvetica" w:cs="Helvetica"/>
          <w:color w:val="333333"/>
          <w:sz w:val="21"/>
          <w:szCs w:val="21"/>
        </w:rPr>
        <w:t> is a circular plate constructed of metal or plastic coated with magnetized material. Often both sides of the disk are used and several disks may be stacked on one spindle with read/write heads available on each surface.</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3"/>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All disks rotate</w:t>
      </w:r>
      <w:r w:rsidRPr="00492F4E">
        <w:rPr>
          <w:rFonts w:ascii="Helvetica" w:eastAsia="Times New Roman" w:hAnsi="Helvetica" w:cs="Helvetica"/>
          <w:color w:val="333333"/>
          <w:sz w:val="21"/>
          <w:szCs w:val="21"/>
        </w:rPr>
        <w:t> together at high speed and are not stopped or started for access purposes. Bits are stored in the magnetized surface in spots along concentric circles called tracks.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3"/>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tracks are commonly</w:t>
      </w:r>
      <w:r w:rsidRPr="00492F4E">
        <w:rPr>
          <w:rFonts w:ascii="Helvetica" w:eastAsia="Times New Roman" w:hAnsi="Helvetica" w:cs="Helvetica"/>
          <w:color w:val="333333"/>
          <w:sz w:val="21"/>
          <w:szCs w:val="21"/>
        </w:rPr>
        <w:t> divided into sections called sectors. In most systems, the minimum quantity of information which can be transferred is a sector. The subdivision of one disk surface into tracks and sectors is shown in Fig. 5</w:t>
      </w: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r>
        <w:rPr>
          <w:noProof/>
        </w:rPr>
        <w:drawing>
          <wp:inline distT="0" distB="0" distL="0" distR="0">
            <wp:extent cx="3951605" cy="3983355"/>
            <wp:effectExtent l="0" t="0" r="0" b="0"/>
            <wp:docPr id="5" name="Picture 5" descr="magnetic-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gnetic-dis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1605" cy="3983355"/>
                    </a:xfrm>
                    <a:prstGeom prst="rect">
                      <a:avLst/>
                    </a:prstGeom>
                    <a:noFill/>
                    <a:ln>
                      <a:noFill/>
                    </a:ln>
                  </pic:spPr>
                </pic:pic>
              </a:graphicData>
            </a:graphic>
          </wp:inline>
        </w:drawing>
      </w:r>
    </w:p>
    <w:p w:rsidR="00492F4E" w:rsidRPr="00492F4E" w:rsidRDefault="00492F4E" w:rsidP="00255CC1">
      <w:pPr>
        <w:numPr>
          <w:ilvl w:val="0"/>
          <w:numId w:val="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lastRenderedPageBreak/>
        <w:t>Some units</w:t>
      </w:r>
      <w:r w:rsidRPr="00492F4E">
        <w:rPr>
          <w:rFonts w:ascii="Helvetica" w:eastAsia="Times New Roman" w:hAnsi="Helvetica" w:cs="Helvetica"/>
          <w:color w:val="333333"/>
          <w:sz w:val="21"/>
          <w:szCs w:val="21"/>
        </w:rPr>
        <w:t> use a single read/write head for each disk surface. In this type of unit, the track address bits are used by a mechanical assembly to move the head into the specified track position before reading or writing.</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In other disk</w:t>
      </w:r>
      <w:r w:rsidRPr="00492F4E">
        <w:rPr>
          <w:rFonts w:ascii="Helvetica" w:eastAsia="Times New Roman" w:hAnsi="Helvetica" w:cs="Helvetica"/>
          <w:color w:val="333333"/>
          <w:sz w:val="21"/>
          <w:szCs w:val="21"/>
        </w:rPr>
        <w:t> systems, separate read/write heads are provided for each track in each surface. The address bits can then select a particular track electronically through a decoder circuit.</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This type of unit</w:t>
      </w:r>
      <w:r w:rsidRPr="00492F4E">
        <w:rPr>
          <w:rFonts w:ascii="Helvetica" w:eastAsia="Times New Roman" w:hAnsi="Helvetica" w:cs="Helvetica"/>
          <w:color w:val="333333"/>
          <w:sz w:val="21"/>
          <w:szCs w:val="21"/>
        </w:rPr>
        <w:t> is more expensive and is found only in very large computer systems. Permanent timing tracks are used in disks to synchronize the bits and recognize the sectors.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 disk system </w:t>
      </w:r>
      <w:r w:rsidRPr="00492F4E">
        <w:rPr>
          <w:rFonts w:ascii="Helvetica" w:eastAsia="Times New Roman" w:hAnsi="Helvetica" w:cs="Helvetica"/>
          <w:color w:val="333333"/>
          <w:sz w:val="21"/>
          <w:szCs w:val="21"/>
        </w:rPr>
        <w:t>is addressed by address bits that specify the disk number, the disk surface, the sector number and the track within the sector. After the read/write heads are positioned in the specified track, the system has to wait until the rotating disk reaches the specified sector under the read/write head.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Information transfer</w:t>
      </w:r>
      <w:r w:rsidRPr="00492F4E">
        <w:rPr>
          <w:rFonts w:ascii="Helvetica" w:eastAsia="Times New Roman" w:hAnsi="Helvetica" w:cs="Helvetica"/>
          <w:color w:val="333333"/>
          <w:sz w:val="21"/>
          <w:szCs w:val="21"/>
        </w:rPr>
        <w:t> is very fast once the beginning of a sector has been reached. Disks may have multiple heads and simultaneous transfer of bits from several tracks at the same time.</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 track in a given</w:t>
      </w:r>
      <w:r w:rsidRPr="00492F4E">
        <w:rPr>
          <w:rFonts w:ascii="Helvetica" w:eastAsia="Times New Roman" w:hAnsi="Helvetica" w:cs="Helvetica"/>
          <w:color w:val="333333"/>
          <w:sz w:val="21"/>
          <w:szCs w:val="21"/>
        </w:rPr>
        <w:t xml:space="preserve"> sector near the circumference is longer than a track near the center of the disk </w:t>
      </w:r>
      <w:proofErr w:type="gramStart"/>
      <w:r w:rsidRPr="00492F4E">
        <w:rPr>
          <w:rFonts w:ascii="Helvetica" w:eastAsia="Times New Roman" w:hAnsi="Helvetica" w:cs="Helvetica"/>
          <w:color w:val="333333"/>
          <w:sz w:val="21"/>
          <w:szCs w:val="21"/>
        </w:rPr>
        <w:t>If</w:t>
      </w:r>
      <w:proofErr w:type="gramEnd"/>
      <w:r w:rsidRPr="00492F4E">
        <w:rPr>
          <w:rFonts w:ascii="Helvetica" w:eastAsia="Times New Roman" w:hAnsi="Helvetica" w:cs="Helvetica"/>
          <w:color w:val="333333"/>
          <w:sz w:val="21"/>
          <w:szCs w:val="21"/>
        </w:rPr>
        <w:t xml:space="preserve"> bits are recorded with equal density, some tracks will contain more recorded bits than others.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To make all the records</w:t>
      </w:r>
      <w:r w:rsidRPr="00492F4E">
        <w:rPr>
          <w:rFonts w:ascii="Helvetica" w:eastAsia="Times New Roman" w:hAnsi="Helvetica" w:cs="Helvetica"/>
          <w:color w:val="333333"/>
          <w:sz w:val="21"/>
          <w:szCs w:val="21"/>
        </w:rPr>
        <w:t> in a sector of equal length, some disks use a variable recording density with higher density on tracks near the center than on tracks near the circumference. This equalizes the number of bits on all tracks of a given sector.</w:t>
      </w:r>
    </w:p>
    <w:p w:rsidR="00492F4E" w:rsidRPr="00492F4E" w:rsidRDefault="00492F4E" w:rsidP="00255CC1">
      <w:pPr>
        <w:numPr>
          <w:ilvl w:val="0"/>
          <w:numId w:val="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Disks that are permanently</w:t>
      </w:r>
      <w:r w:rsidRPr="00492F4E">
        <w:rPr>
          <w:rFonts w:ascii="Helvetica" w:eastAsia="Times New Roman" w:hAnsi="Helvetica" w:cs="Helvetica"/>
          <w:color w:val="333333"/>
          <w:sz w:val="21"/>
          <w:szCs w:val="21"/>
        </w:rPr>
        <w:t> attached to the unit assembly and cannot be removed by the occasional user are called hard disks. A disk drive with removable disks is called a floppy disk. The disks used with a floppy disk drive are small removable disks made of plastic coated with magnetic recording material.</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There are two sizes</w:t>
      </w:r>
      <w:r w:rsidRPr="00492F4E">
        <w:rPr>
          <w:rFonts w:ascii="Helvetica" w:eastAsia="Times New Roman" w:hAnsi="Helvetica" w:cs="Helvetica"/>
          <w:color w:val="333333"/>
          <w:sz w:val="21"/>
          <w:szCs w:val="21"/>
        </w:rPr>
        <w:t> commonly used, with diameters of 5.25 and 3. 5 inches. The 3.5-inch disks are smaller and can store more data than can the 5.25-inch disks.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Floppy disks</w:t>
      </w:r>
      <w:r w:rsidRPr="00492F4E">
        <w:rPr>
          <w:rFonts w:ascii="Helvetica" w:eastAsia="Times New Roman" w:hAnsi="Helvetica" w:cs="Helvetica"/>
          <w:color w:val="333333"/>
          <w:sz w:val="21"/>
          <w:szCs w:val="21"/>
        </w:rPr>
        <w:t> are extensively used in personal computers as a medium for distributing software to computer users.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p>
    <w:p w:rsidR="00492F4E" w:rsidRDefault="00492F4E" w:rsidP="00492F4E">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Magnetic Tape</w:t>
      </w:r>
    </w:p>
    <w:p w:rsidR="00492F4E" w:rsidRPr="00492F4E" w:rsidRDefault="00492F4E" w:rsidP="00255CC1">
      <w:pPr>
        <w:numPr>
          <w:ilvl w:val="0"/>
          <w:numId w:val="5"/>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br/>
        <w:t>A magnetic tape</w:t>
      </w:r>
      <w:r w:rsidRPr="00492F4E">
        <w:rPr>
          <w:rFonts w:ascii="Helvetica" w:eastAsia="Times New Roman" w:hAnsi="Helvetica" w:cs="Helvetica"/>
          <w:color w:val="333333"/>
          <w:sz w:val="21"/>
          <w:szCs w:val="21"/>
        </w:rPr>
        <w:t> transport consists of the electrical, mechanical, and electronic components to provide the parts and control mechanism for a magnetic-tape unit.</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5"/>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tape itself</w:t>
      </w:r>
      <w:r w:rsidRPr="00492F4E">
        <w:rPr>
          <w:rFonts w:ascii="Helvetica" w:eastAsia="Times New Roman" w:hAnsi="Helvetica" w:cs="Helvetica"/>
          <w:color w:val="333333"/>
          <w:sz w:val="21"/>
          <w:szCs w:val="21"/>
        </w:rPr>
        <w:t> is a strip of plastic coated with a magnetic recording medium. Bits are recorded as magnetic spots on the tape along several tracks.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5"/>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Usually, seven </w:t>
      </w:r>
      <w:r w:rsidRPr="00492F4E">
        <w:rPr>
          <w:rFonts w:ascii="Helvetica" w:eastAsia="Times New Roman" w:hAnsi="Helvetica" w:cs="Helvetica"/>
          <w:color w:val="333333"/>
          <w:sz w:val="21"/>
          <w:szCs w:val="21"/>
        </w:rPr>
        <w:t>or nine bits are recorded simultaneously to form a character together with a parity bit. Read/write heads are mounted one in each track so that data can be recorded and read as a sequence of characters.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5"/>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Magnetic tape units</w:t>
      </w:r>
      <w:r w:rsidRPr="00492F4E">
        <w:rPr>
          <w:rFonts w:ascii="Helvetica" w:eastAsia="Times New Roman" w:hAnsi="Helvetica" w:cs="Helvetica"/>
          <w:color w:val="333333"/>
          <w:sz w:val="21"/>
          <w:szCs w:val="21"/>
        </w:rPr>
        <w:t> can be stopped, started to move forward or in reverse, or can be rewound.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5"/>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However, they</w:t>
      </w:r>
      <w:r w:rsidRPr="00492F4E">
        <w:rPr>
          <w:rFonts w:ascii="Helvetica" w:eastAsia="Times New Roman" w:hAnsi="Helvetica" w:cs="Helvetica"/>
          <w:color w:val="333333"/>
          <w:sz w:val="21"/>
          <w:szCs w:val="21"/>
        </w:rPr>
        <w:t> cannot be started or stopped fast enough between individual characters.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5"/>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For this reason</w:t>
      </w:r>
      <w:r w:rsidRPr="00492F4E">
        <w:rPr>
          <w:rFonts w:ascii="Helvetica" w:eastAsia="Times New Roman" w:hAnsi="Helvetica" w:cs="Helvetica"/>
          <w:color w:val="333333"/>
          <w:sz w:val="21"/>
          <w:szCs w:val="21"/>
        </w:rPr>
        <w:t>, information is recorded in blocks referred to as records. Gaps of unrecorded tape are inserted between records where the tape can be stopped.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5"/>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tape starts</w:t>
      </w:r>
      <w:r w:rsidRPr="00492F4E">
        <w:rPr>
          <w:rFonts w:ascii="Helvetica" w:eastAsia="Times New Roman" w:hAnsi="Helvetica" w:cs="Helvetica"/>
          <w:color w:val="333333"/>
          <w:sz w:val="21"/>
          <w:szCs w:val="21"/>
        </w:rPr>
        <w:t> moving while in a gap and attains its constant speed by the time it reaches the next record. Each record on tape has an identification bit pattern at the beginning and end.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5"/>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By reading the bit</w:t>
      </w:r>
      <w:r w:rsidRPr="00492F4E">
        <w:rPr>
          <w:rFonts w:ascii="Helvetica" w:eastAsia="Times New Roman" w:hAnsi="Helvetica" w:cs="Helvetica"/>
          <w:color w:val="333333"/>
          <w:sz w:val="21"/>
          <w:szCs w:val="21"/>
        </w:rPr>
        <w:t> pattern at the beginning, the tape control identifies the record number.</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5"/>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By reading the bit</w:t>
      </w:r>
      <w:r w:rsidRPr="00492F4E">
        <w:rPr>
          <w:rFonts w:ascii="Helvetica" w:eastAsia="Times New Roman" w:hAnsi="Helvetica" w:cs="Helvetica"/>
          <w:color w:val="333333"/>
          <w:sz w:val="21"/>
          <w:szCs w:val="21"/>
        </w:rPr>
        <w:t> pattern at the end of the record, the control recognizes the beginning of a gap.</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5"/>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 tape unit</w:t>
      </w:r>
      <w:r w:rsidRPr="00492F4E">
        <w:rPr>
          <w:rFonts w:ascii="Helvetica" w:eastAsia="Times New Roman" w:hAnsi="Helvetica" w:cs="Helvetica"/>
          <w:color w:val="333333"/>
          <w:sz w:val="21"/>
          <w:szCs w:val="21"/>
        </w:rPr>
        <w:t> is addressed by specifying the record number and the number of characters in the record. Records may be of fixed or variable length.</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p>
    <w:p w:rsidR="00492F4E" w:rsidRPr="00492F4E" w:rsidRDefault="00492F4E" w:rsidP="00492F4E">
      <w:pPr>
        <w:spacing w:after="0" w:line="240" w:lineRule="auto"/>
        <w:rPr>
          <w:rFonts w:ascii="Times New Roman" w:eastAsia="Times New Roman" w:hAnsi="Times New Roman" w:cs="Times New Roman"/>
          <w:sz w:val="24"/>
          <w:szCs w:val="24"/>
        </w:rPr>
      </w:pPr>
      <w:r w:rsidRPr="00492F4E">
        <w:rPr>
          <w:rFonts w:ascii="Helvetica" w:eastAsia="Times New Roman" w:hAnsi="Helvetica" w:cs="Helvetica"/>
          <w:color w:val="333333"/>
          <w:sz w:val="21"/>
          <w:szCs w:val="21"/>
        </w:rPr>
        <w:br/>
      </w:r>
    </w:p>
    <w:p w:rsidR="00492F4E" w:rsidRDefault="00492F4E" w:rsidP="00492F4E">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Associative Memory</w:t>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Many data-processing</w:t>
      </w:r>
      <w:r w:rsidRPr="00492F4E">
        <w:rPr>
          <w:rFonts w:ascii="Helvetica" w:eastAsia="Times New Roman" w:hAnsi="Helvetica" w:cs="Helvetica"/>
          <w:color w:val="333333"/>
          <w:sz w:val="21"/>
          <w:szCs w:val="21"/>
        </w:rPr>
        <w:t> applications require the search of items in a table stored in memory.</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An assembler program</w:t>
      </w:r>
      <w:r w:rsidRPr="00492F4E">
        <w:rPr>
          <w:rFonts w:ascii="Helvetica" w:eastAsia="Times New Roman" w:hAnsi="Helvetica" w:cs="Helvetica"/>
          <w:color w:val="333333"/>
          <w:sz w:val="21"/>
          <w:szCs w:val="21"/>
        </w:rPr>
        <w:t> searches the symbol address table in order to extract the symbol's binary equivalent.</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An account number</w:t>
      </w:r>
      <w:r w:rsidRPr="00492F4E">
        <w:rPr>
          <w:rFonts w:ascii="Helvetica" w:eastAsia="Times New Roman" w:hAnsi="Helvetica" w:cs="Helvetica"/>
          <w:color w:val="333333"/>
          <w:sz w:val="21"/>
          <w:szCs w:val="21"/>
        </w:rPr>
        <w:t> may be searched in a file to determine the holder's name and account status.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established</w:t>
      </w:r>
      <w:r w:rsidRPr="00492F4E">
        <w:rPr>
          <w:rFonts w:ascii="Helvetica" w:eastAsia="Times New Roman" w:hAnsi="Helvetica" w:cs="Helvetica"/>
          <w:color w:val="333333"/>
          <w:sz w:val="21"/>
          <w:szCs w:val="21"/>
        </w:rPr>
        <w:t> way to search a table is to store all items where they can be addressed in sequence.</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search procedure</w:t>
      </w:r>
      <w:r w:rsidRPr="00492F4E">
        <w:rPr>
          <w:rFonts w:ascii="Helvetica" w:eastAsia="Times New Roman" w:hAnsi="Helvetica" w:cs="Helvetica"/>
          <w:color w:val="333333"/>
          <w:sz w:val="21"/>
          <w:szCs w:val="21"/>
        </w:rPr>
        <w:t> is a strategy for choosing a sequence of addresses, reading the content of memory at each address, and comparing the information read with the item being searched until a match occurs.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number of accesses</w:t>
      </w:r>
      <w:r w:rsidRPr="00492F4E">
        <w:rPr>
          <w:rFonts w:ascii="Helvetica" w:eastAsia="Times New Roman" w:hAnsi="Helvetica" w:cs="Helvetica"/>
          <w:color w:val="333333"/>
          <w:sz w:val="21"/>
          <w:szCs w:val="21"/>
        </w:rPr>
        <w:t> to memory depends on the location of the item and the efficiency of the search algorithm.</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Many search algorithms</w:t>
      </w:r>
      <w:r w:rsidRPr="00492F4E">
        <w:rPr>
          <w:rFonts w:ascii="Helvetica" w:eastAsia="Times New Roman" w:hAnsi="Helvetica" w:cs="Helvetica"/>
          <w:color w:val="333333"/>
          <w:sz w:val="21"/>
          <w:szCs w:val="21"/>
        </w:rPr>
        <w:t> have been developed to minimize the number of accesses while searching for an item in a random or sequential access memory.</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time required</w:t>
      </w:r>
      <w:r w:rsidRPr="00492F4E">
        <w:rPr>
          <w:rFonts w:ascii="Helvetica" w:eastAsia="Times New Roman" w:hAnsi="Helvetica" w:cs="Helvetica"/>
          <w:color w:val="333333"/>
          <w:sz w:val="21"/>
          <w:szCs w:val="21"/>
        </w:rPr>
        <w:t> to find an item stored in memory can be reduced considerably if stored data can be identified for access by the content of the data itself rather than by an address.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 memory unit accessed</w:t>
      </w:r>
      <w:r w:rsidRPr="00492F4E">
        <w:rPr>
          <w:rFonts w:ascii="Helvetica" w:eastAsia="Times New Roman" w:hAnsi="Helvetica" w:cs="Helvetica"/>
          <w:color w:val="333333"/>
          <w:sz w:val="21"/>
          <w:szCs w:val="21"/>
        </w:rPr>
        <w:t> by content is called an associative memory or content addressable memory (CAM).</w:t>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This type of memory</w:t>
      </w:r>
      <w:r w:rsidRPr="00492F4E">
        <w:rPr>
          <w:rFonts w:ascii="Helvetica" w:eastAsia="Times New Roman" w:hAnsi="Helvetica" w:cs="Helvetica"/>
          <w:color w:val="333333"/>
          <w:sz w:val="21"/>
          <w:szCs w:val="21"/>
        </w:rPr>
        <w:t> is accessed simultaneously and in parallel on the basis of data content rather than by specific address or location. When a word is written in an associative memory, no address is given.</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memory</w:t>
      </w:r>
      <w:r w:rsidRPr="00492F4E">
        <w:rPr>
          <w:rFonts w:ascii="Helvetica" w:eastAsia="Times New Roman" w:hAnsi="Helvetica" w:cs="Helvetica"/>
          <w:color w:val="333333"/>
          <w:sz w:val="21"/>
          <w:szCs w:val="21"/>
        </w:rPr>
        <w:t> is capable of finding an empty unused location to store the word.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When a word</w:t>
      </w:r>
      <w:r w:rsidRPr="00492F4E">
        <w:rPr>
          <w:rFonts w:ascii="Helvetica" w:eastAsia="Times New Roman" w:hAnsi="Helvetica" w:cs="Helvetica"/>
          <w:color w:val="333333"/>
          <w:sz w:val="21"/>
          <w:szCs w:val="21"/>
        </w:rPr>
        <w:t> is to be read from an associative memory, the content of the word, or part of the word, is specified.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lastRenderedPageBreak/>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memory locates</w:t>
      </w:r>
      <w:r w:rsidRPr="00492F4E">
        <w:rPr>
          <w:rFonts w:ascii="Helvetica" w:eastAsia="Times New Roman" w:hAnsi="Helvetica" w:cs="Helvetica"/>
          <w:color w:val="333333"/>
          <w:sz w:val="21"/>
          <w:szCs w:val="21"/>
        </w:rPr>
        <w:t> all words which match the specified content and marks them for reading.</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Because of its organization</w:t>
      </w:r>
      <w:r w:rsidRPr="00492F4E">
        <w:rPr>
          <w:rFonts w:ascii="Helvetica" w:eastAsia="Times New Roman" w:hAnsi="Helvetica" w:cs="Helvetica"/>
          <w:color w:val="333333"/>
          <w:sz w:val="21"/>
          <w:szCs w:val="21"/>
        </w:rPr>
        <w:t>, the associative memory is uniquely suited to do parallel searches by data association. Moreover, searches can be done on an entire word or on a specific field within a word.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An associative memory</w:t>
      </w:r>
      <w:r w:rsidRPr="00492F4E">
        <w:rPr>
          <w:rFonts w:ascii="Helvetica" w:eastAsia="Times New Roman" w:hAnsi="Helvetica" w:cs="Helvetica"/>
          <w:color w:val="333333"/>
          <w:sz w:val="21"/>
          <w:szCs w:val="21"/>
        </w:rPr>
        <w:t> is more expensive than a random access memory because each cell must have storage capability as well as logic circuits for matching its content with an external argument.</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6"/>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For this reason</w:t>
      </w:r>
      <w:r w:rsidRPr="00492F4E">
        <w:rPr>
          <w:rFonts w:ascii="Helvetica" w:eastAsia="Times New Roman" w:hAnsi="Helvetica" w:cs="Helvetica"/>
          <w:color w:val="333333"/>
          <w:sz w:val="21"/>
          <w:szCs w:val="21"/>
        </w:rPr>
        <w:t>, associative memories are used in applications where the search time is very critical and must be very short.</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p>
    <w:p w:rsidR="00492F4E" w:rsidRDefault="00492F4E" w:rsidP="00492F4E">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Hardware Organization</w:t>
      </w:r>
    </w:p>
    <w:p w:rsidR="00492F4E" w:rsidRPr="00492F4E" w:rsidRDefault="00492F4E" w:rsidP="00255CC1">
      <w:pPr>
        <w:numPr>
          <w:ilvl w:val="0"/>
          <w:numId w:val="7"/>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block diagram </w:t>
      </w:r>
      <w:r w:rsidRPr="00492F4E">
        <w:rPr>
          <w:rFonts w:ascii="Helvetica" w:eastAsia="Times New Roman" w:hAnsi="Helvetica" w:cs="Helvetica"/>
          <w:color w:val="333333"/>
          <w:sz w:val="21"/>
          <w:szCs w:val="21"/>
        </w:rPr>
        <w:t xml:space="preserve">of an associative memory is shown in Fig. 6. It consists of a memory array and logic </w:t>
      </w:r>
      <w:proofErr w:type="spellStart"/>
      <w:r w:rsidRPr="00492F4E">
        <w:rPr>
          <w:rFonts w:ascii="Helvetica" w:eastAsia="Times New Roman" w:hAnsi="Helvetica" w:cs="Helvetica"/>
          <w:color w:val="333333"/>
          <w:sz w:val="21"/>
          <w:szCs w:val="21"/>
        </w:rPr>
        <w:t>for m</w:t>
      </w:r>
      <w:proofErr w:type="spellEnd"/>
      <w:r w:rsidRPr="00492F4E">
        <w:rPr>
          <w:rFonts w:ascii="Helvetica" w:eastAsia="Times New Roman" w:hAnsi="Helvetica" w:cs="Helvetica"/>
          <w:color w:val="333333"/>
          <w:sz w:val="21"/>
          <w:szCs w:val="21"/>
        </w:rPr>
        <w:t xml:space="preserve"> words with n bits per word. The argument register A and key register K each have n bits, one for each bit of a word.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7"/>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match register M has m bits</w:t>
      </w:r>
      <w:r w:rsidRPr="00492F4E">
        <w:rPr>
          <w:rFonts w:ascii="Helvetica" w:eastAsia="Times New Roman" w:hAnsi="Helvetica" w:cs="Helvetica"/>
          <w:color w:val="333333"/>
          <w:sz w:val="21"/>
          <w:szCs w:val="21"/>
        </w:rPr>
        <w:t>, one for each memory word. Each word in memory is compared in parallel with the content of the argument register. The words that match the bits of the argument register set a corresponding bit in the match register.</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7"/>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After the matching process</w:t>
      </w:r>
      <w:r w:rsidRPr="00492F4E">
        <w:rPr>
          <w:rFonts w:ascii="Helvetica" w:eastAsia="Times New Roman" w:hAnsi="Helvetica" w:cs="Helvetica"/>
          <w:color w:val="333333"/>
          <w:sz w:val="21"/>
          <w:szCs w:val="21"/>
        </w:rPr>
        <w:t>, those bits in the match register that have been set indicate the fact that their corresponding words have been matched.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7"/>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Reading is accomplished</w:t>
      </w:r>
      <w:r w:rsidRPr="00492F4E">
        <w:rPr>
          <w:rFonts w:ascii="Helvetica" w:eastAsia="Times New Roman" w:hAnsi="Helvetica" w:cs="Helvetica"/>
          <w:color w:val="333333"/>
          <w:sz w:val="21"/>
          <w:szCs w:val="21"/>
        </w:rPr>
        <w:t> by a sequential access to memory for those words whose corresponding bits in the match register have been set.</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7"/>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key register provides</w:t>
      </w:r>
      <w:r w:rsidRPr="00492F4E">
        <w:rPr>
          <w:rFonts w:ascii="Helvetica" w:eastAsia="Times New Roman" w:hAnsi="Helvetica" w:cs="Helvetica"/>
          <w:color w:val="333333"/>
          <w:sz w:val="21"/>
          <w:szCs w:val="21"/>
        </w:rPr>
        <w:t> a mask for choosing a particular field or key in the argument word.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7"/>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entire argument</w:t>
      </w:r>
      <w:r w:rsidRPr="00492F4E">
        <w:rPr>
          <w:rFonts w:ascii="Helvetica" w:eastAsia="Times New Roman" w:hAnsi="Helvetica" w:cs="Helvetica"/>
          <w:color w:val="333333"/>
          <w:sz w:val="21"/>
          <w:szCs w:val="21"/>
        </w:rPr>
        <w:t> is compared with each memory word if the key register contains all 1's.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lastRenderedPageBreak/>
        <w:br/>
      </w:r>
    </w:p>
    <w:p w:rsidR="00492F4E" w:rsidRPr="00492F4E" w:rsidRDefault="00492F4E" w:rsidP="00255CC1">
      <w:pPr>
        <w:numPr>
          <w:ilvl w:val="0"/>
          <w:numId w:val="7"/>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Otherwise, only those bits</w:t>
      </w:r>
      <w:r w:rsidRPr="00492F4E">
        <w:rPr>
          <w:rFonts w:ascii="Helvetica" w:eastAsia="Times New Roman" w:hAnsi="Helvetica" w:cs="Helvetica"/>
          <w:color w:val="333333"/>
          <w:sz w:val="21"/>
          <w:szCs w:val="21"/>
        </w:rPr>
        <w:t> in the argument that have 1's in their corresponding position of the key register are compared.</w:t>
      </w: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r>
        <w:rPr>
          <w:noProof/>
        </w:rPr>
        <w:drawing>
          <wp:inline distT="0" distB="0" distL="0" distR="0">
            <wp:extent cx="3896360" cy="4723130"/>
            <wp:effectExtent l="0" t="0" r="8890" b="1270"/>
            <wp:docPr id="6" name="Picture 6" descr="associative-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sociative-mem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6360" cy="4723130"/>
                    </a:xfrm>
                    <a:prstGeom prst="rect">
                      <a:avLst/>
                    </a:prstGeom>
                    <a:noFill/>
                    <a:ln>
                      <a:noFill/>
                    </a:ln>
                  </pic:spPr>
                </pic:pic>
              </a:graphicData>
            </a:graphic>
          </wp:inline>
        </w:drawing>
      </w:r>
    </w:p>
    <w:p w:rsidR="00492F4E" w:rsidRP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Thus the key</w:t>
      </w:r>
      <w:r w:rsidRPr="00492F4E">
        <w:rPr>
          <w:rFonts w:ascii="Helvetica" w:eastAsia="Times New Roman" w:hAnsi="Helvetica" w:cs="Helvetica"/>
          <w:color w:val="333333"/>
          <w:sz w:val="21"/>
          <w:szCs w:val="21"/>
        </w:rPr>
        <w:t xml:space="preserve"> provides a mask or identifying piece of information which specifies how the reference to memory is made. To illustrate with a numerical example, suppose that the argument register </w:t>
      </w:r>
      <w:proofErr w:type="gramStart"/>
      <w:r w:rsidRPr="00492F4E">
        <w:rPr>
          <w:rFonts w:ascii="Helvetica" w:eastAsia="Times New Roman" w:hAnsi="Helvetica" w:cs="Helvetica"/>
          <w:color w:val="333333"/>
          <w:sz w:val="21"/>
          <w:szCs w:val="21"/>
        </w:rPr>
        <w:t>A</w:t>
      </w:r>
      <w:proofErr w:type="gramEnd"/>
      <w:r w:rsidRPr="00492F4E">
        <w:rPr>
          <w:rFonts w:ascii="Helvetica" w:eastAsia="Times New Roman" w:hAnsi="Helvetica" w:cs="Helvetica"/>
          <w:color w:val="333333"/>
          <w:sz w:val="21"/>
          <w:szCs w:val="21"/>
        </w:rPr>
        <w:t xml:space="preserve"> and the key register K have the bit configuration shown below. Only the three leftmost bits of </w:t>
      </w:r>
      <w:proofErr w:type="gramStart"/>
      <w:r w:rsidRPr="00492F4E">
        <w:rPr>
          <w:rFonts w:ascii="Helvetica" w:eastAsia="Times New Roman" w:hAnsi="Helvetica" w:cs="Helvetica"/>
          <w:color w:val="333333"/>
          <w:sz w:val="21"/>
          <w:szCs w:val="21"/>
        </w:rPr>
        <w:t>A</w:t>
      </w:r>
      <w:proofErr w:type="gramEnd"/>
      <w:r w:rsidRPr="00492F4E">
        <w:rPr>
          <w:rFonts w:ascii="Helvetica" w:eastAsia="Times New Roman" w:hAnsi="Helvetica" w:cs="Helvetica"/>
          <w:color w:val="333333"/>
          <w:sz w:val="21"/>
          <w:szCs w:val="21"/>
        </w:rPr>
        <w:t xml:space="preserve"> are compared with memory words because K has 1's in these positions.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3530600" cy="1208405"/>
            <wp:effectExtent l="0" t="0" r="0" b="0"/>
            <wp:docPr id="8" name="Picture 8" descr="associative-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sociative-memo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0600" cy="1208405"/>
                    </a:xfrm>
                    <a:prstGeom prst="rect">
                      <a:avLst/>
                    </a:prstGeom>
                    <a:noFill/>
                    <a:ln>
                      <a:noFill/>
                    </a:ln>
                  </pic:spPr>
                </pic:pic>
              </a:graphicData>
            </a:graphic>
          </wp:inline>
        </w:drawing>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lastRenderedPageBreak/>
        <w:br/>
      </w:r>
    </w:p>
    <w:p w:rsidR="00492F4E" w:rsidRP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Word 2 matches</w:t>
      </w:r>
      <w:r w:rsidRPr="00492F4E">
        <w:rPr>
          <w:rFonts w:ascii="Helvetica" w:eastAsia="Times New Roman" w:hAnsi="Helvetica" w:cs="Helvetica"/>
          <w:color w:val="333333"/>
          <w:sz w:val="21"/>
          <w:szCs w:val="21"/>
        </w:rPr>
        <w:t> the unmasked argument field because the three leftmost bits of the argument and the word are equal.</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relation between</w:t>
      </w:r>
      <w:r w:rsidRPr="00492F4E">
        <w:rPr>
          <w:rFonts w:ascii="Helvetica" w:eastAsia="Times New Roman" w:hAnsi="Helvetica" w:cs="Helvetica"/>
          <w:color w:val="333333"/>
          <w:sz w:val="21"/>
          <w:szCs w:val="21"/>
        </w:rPr>
        <w:t> the memory array and external registers in an associative memory is shown in Fig. 7.</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cells in the array</w:t>
      </w:r>
      <w:r w:rsidRPr="00492F4E">
        <w:rPr>
          <w:rFonts w:ascii="Helvetica" w:eastAsia="Times New Roman" w:hAnsi="Helvetica" w:cs="Helvetica"/>
          <w:color w:val="333333"/>
          <w:sz w:val="21"/>
          <w:szCs w:val="21"/>
        </w:rPr>
        <w:t xml:space="preserve"> are marked by the letter C with two </w:t>
      </w:r>
      <w:proofErr w:type="spellStart"/>
      <w:r w:rsidRPr="00492F4E">
        <w:rPr>
          <w:rFonts w:ascii="Helvetica" w:eastAsia="Times New Roman" w:hAnsi="Helvetica" w:cs="Helvetica"/>
          <w:color w:val="333333"/>
          <w:sz w:val="21"/>
          <w:szCs w:val="21"/>
        </w:rPr>
        <w:t>subcripts</w:t>
      </w:r>
      <w:proofErr w:type="spellEnd"/>
      <w:r w:rsidRPr="00492F4E">
        <w:rPr>
          <w:rFonts w:ascii="Helvetica" w:eastAsia="Times New Roman" w:hAnsi="Helvetica" w:cs="Helvetica"/>
          <w:color w:val="333333"/>
          <w:sz w:val="21"/>
          <w:szCs w:val="21"/>
        </w:rPr>
        <w:t>. The first subscript gives the word number and the second specifies the bit position in the word.</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Thus cell</w:t>
      </w:r>
      <w:r w:rsidRPr="00492F4E">
        <w:rPr>
          <w:rFonts w:ascii="Helvetica" w:eastAsia="Times New Roman" w:hAnsi="Helvetica" w:cs="Helvetica"/>
          <w:color w:val="333333"/>
          <w:sz w:val="21"/>
          <w:szCs w:val="21"/>
        </w:rPr>
        <w:t> </w:t>
      </w:r>
      <w:proofErr w:type="spellStart"/>
      <w:r w:rsidRPr="00492F4E">
        <w:rPr>
          <w:rFonts w:ascii="Helvetica" w:eastAsia="Times New Roman" w:hAnsi="Helvetica" w:cs="Helvetica"/>
          <w:color w:val="333333"/>
          <w:sz w:val="21"/>
          <w:szCs w:val="21"/>
        </w:rPr>
        <w:t>C</w:t>
      </w:r>
      <w:r w:rsidRPr="00492F4E">
        <w:rPr>
          <w:rFonts w:ascii="Helvetica" w:eastAsia="Times New Roman" w:hAnsi="Helvetica" w:cs="Helvetica"/>
          <w:color w:val="333333"/>
          <w:sz w:val="16"/>
          <w:szCs w:val="16"/>
          <w:vertAlign w:val="subscript"/>
        </w:rPr>
        <w:t>ij</w:t>
      </w:r>
      <w:proofErr w:type="spellEnd"/>
      <w:r w:rsidRPr="00492F4E">
        <w:rPr>
          <w:rFonts w:ascii="Helvetica" w:eastAsia="Times New Roman" w:hAnsi="Helvetica" w:cs="Helvetica"/>
          <w:color w:val="333333"/>
          <w:sz w:val="21"/>
          <w:szCs w:val="21"/>
        </w:rPr>
        <w:t xml:space="preserve"> is the cell for bit j in word i. A bit </w:t>
      </w:r>
      <w:proofErr w:type="spellStart"/>
      <w:r w:rsidRPr="00492F4E">
        <w:rPr>
          <w:rFonts w:ascii="Helvetica" w:eastAsia="Times New Roman" w:hAnsi="Helvetica" w:cs="Helvetica"/>
          <w:color w:val="333333"/>
          <w:sz w:val="21"/>
          <w:szCs w:val="21"/>
        </w:rPr>
        <w:t>A</w:t>
      </w:r>
      <w:r w:rsidRPr="00492F4E">
        <w:rPr>
          <w:rFonts w:ascii="Helvetica" w:eastAsia="Times New Roman" w:hAnsi="Helvetica" w:cs="Helvetica"/>
          <w:color w:val="333333"/>
          <w:sz w:val="16"/>
          <w:szCs w:val="16"/>
          <w:vertAlign w:val="subscript"/>
        </w:rPr>
        <w:t>j</w:t>
      </w:r>
      <w:proofErr w:type="spellEnd"/>
      <w:r w:rsidRPr="00492F4E">
        <w:rPr>
          <w:rFonts w:ascii="Helvetica" w:eastAsia="Times New Roman" w:hAnsi="Helvetica" w:cs="Helvetica"/>
          <w:color w:val="333333"/>
          <w:sz w:val="21"/>
          <w:szCs w:val="21"/>
        </w:rPr>
        <w:t xml:space="preserve"> in the argument register is compared with all the bits in column j of the array provided that </w:t>
      </w:r>
      <w:proofErr w:type="spellStart"/>
      <w:r w:rsidRPr="00492F4E">
        <w:rPr>
          <w:rFonts w:ascii="Helvetica" w:eastAsia="Times New Roman" w:hAnsi="Helvetica" w:cs="Helvetica"/>
          <w:color w:val="333333"/>
          <w:sz w:val="21"/>
          <w:szCs w:val="21"/>
        </w:rPr>
        <w:t>K</w:t>
      </w:r>
      <w:r w:rsidRPr="00492F4E">
        <w:rPr>
          <w:rFonts w:ascii="Helvetica" w:eastAsia="Times New Roman" w:hAnsi="Helvetica" w:cs="Helvetica"/>
          <w:color w:val="333333"/>
          <w:sz w:val="16"/>
          <w:szCs w:val="16"/>
          <w:vertAlign w:val="subscript"/>
        </w:rPr>
        <w:t>j</w:t>
      </w:r>
      <w:proofErr w:type="spellEnd"/>
      <w:r w:rsidRPr="00492F4E">
        <w:rPr>
          <w:rFonts w:ascii="Helvetica" w:eastAsia="Times New Roman" w:hAnsi="Helvetica" w:cs="Helvetica"/>
          <w:color w:val="333333"/>
          <w:sz w:val="21"/>
          <w:szCs w:val="21"/>
        </w:rPr>
        <w:t> = 1.</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This is done for all columns</w:t>
      </w:r>
      <w:r w:rsidRPr="00492F4E">
        <w:rPr>
          <w:rFonts w:ascii="Helvetica" w:eastAsia="Times New Roman" w:hAnsi="Helvetica" w:cs="Helvetica"/>
          <w:color w:val="333333"/>
          <w:sz w:val="21"/>
          <w:szCs w:val="21"/>
        </w:rPr>
        <w:t> j = 1, 2</w:t>
      </w:r>
      <w:proofErr w:type="gramStart"/>
      <w:r w:rsidRPr="00492F4E">
        <w:rPr>
          <w:rFonts w:ascii="Helvetica" w:eastAsia="Times New Roman" w:hAnsi="Helvetica" w:cs="Helvetica"/>
          <w:color w:val="333333"/>
          <w:sz w:val="21"/>
          <w:szCs w:val="21"/>
        </w:rPr>
        <w:t>, . . . ,</w:t>
      </w:r>
      <w:proofErr w:type="gramEnd"/>
      <w:r w:rsidRPr="00492F4E">
        <w:rPr>
          <w:rFonts w:ascii="Helvetica" w:eastAsia="Times New Roman" w:hAnsi="Helvetica" w:cs="Helvetica"/>
          <w:color w:val="333333"/>
          <w:sz w:val="21"/>
          <w:szCs w:val="21"/>
        </w:rPr>
        <w:t xml:space="preserve"> n. If a match occurs between all the unmasked bits of the argument and the bits in word i, the corresponding bit </w:t>
      </w:r>
      <w:proofErr w:type="spellStart"/>
      <w:r w:rsidRPr="00492F4E">
        <w:rPr>
          <w:rFonts w:ascii="Helvetica" w:eastAsia="Times New Roman" w:hAnsi="Helvetica" w:cs="Helvetica"/>
          <w:color w:val="333333"/>
          <w:sz w:val="21"/>
          <w:szCs w:val="21"/>
        </w:rPr>
        <w:t>M</w:t>
      </w:r>
      <w:r w:rsidRPr="00492F4E">
        <w:rPr>
          <w:rFonts w:ascii="Helvetica" w:eastAsia="Times New Roman" w:hAnsi="Helvetica" w:cs="Helvetica"/>
          <w:color w:val="333333"/>
          <w:sz w:val="16"/>
          <w:szCs w:val="16"/>
          <w:vertAlign w:val="subscript"/>
        </w:rPr>
        <w:t>i</w:t>
      </w:r>
      <w:proofErr w:type="spellEnd"/>
      <w:r w:rsidRPr="00492F4E">
        <w:rPr>
          <w:rFonts w:ascii="Helvetica" w:eastAsia="Times New Roman" w:hAnsi="Helvetica" w:cs="Helvetica"/>
          <w:color w:val="333333"/>
          <w:sz w:val="21"/>
          <w:szCs w:val="21"/>
        </w:rPr>
        <w:t> in the match register is set to 1.</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If one or more unmasked bits</w:t>
      </w:r>
      <w:r w:rsidRPr="00492F4E">
        <w:rPr>
          <w:rFonts w:ascii="Helvetica" w:eastAsia="Times New Roman" w:hAnsi="Helvetica" w:cs="Helvetica"/>
          <w:color w:val="333333"/>
          <w:sz w:val="21"/>
          <w:szCs w:val="21"/>
        </w:rPr>
        <w:t xml:space="preserve"> of the argument and the word do not match, </w:t>
      </w:r>
      <w:proofErr w:type="spellStart"/>
      <w:r w:rsidRPr="00492F4E">
        <w:rPr>
          <w:rFonts w:ascii="Helvetica" w:eastAsia="Times New Roman" w:hAnsi="Helvetica" w:cs="Helvetica"/>
          <w:color w:val="333333"/>
          <w:sz w:val="21"/>
          <w:szCs w:val="21"/>
        </w:rPr>
        <w:t>M</w:t>
      </w:r>
      <w:r w:rsidRPr="00492F4E">
        <w:rPr>
          <w:rFonts w:ascii="Helvetica" w:eastAsia="Times New Roman" w:hAnsi="Helvetica" w:cs="Helvetica"/>
          <w:color w:val="333333"/>
          <w:sz w:val="16"/>
          <w:szCs w:val="16"/>
          <w:vertAlign w:val="subscript"/>
        </w:rPr>
        <w:t>i</w:t>
      </w:r>
      <w:proofErr w:type="spellEnd"/>
      <w:r w:rsidRPr="00492F4E">
        <w:rPr>
          <w:rFonts w:ascii="Helvetica" w:eastAsia="Times New Roman" w:hAnsi="Helvetica" w:cs="Helvetica"/>
          <w:color w:val="333333"/>
          <w:sz w:val="21"/>
          <w:szCs w:val="21"/>
        </w:rPr>
        <w:t> is cleared to 0.</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Pr>
          <w:noProof/>
        </w:rPr>
        <w:lastRenderedPageBreak/>
        <w:drawing>
          <wp:inline distT="0" distB="0" distL="0" distR="0">
            <wp:extent cx="5943600" cy="4309476"/>
            <wp:effectExtent l="0" t="0" r="0" b="0"/>
            <wp:docPr id="9" name="Picture 9" descr="associative-memory-mapping-word-to-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sociative-memory-mapping-word-to-cel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09476"/>
                    </a:xfrm>
                    <a:prstGeom prst="rect">
                      <a:avLst/>
                    </a:prstGeom>
                    <a:noFill/>
                    <a:ln>
                      <a:noFill/>
                    </a:ln>
                  </pic:spPr>
                </pic:pic>
              </a:graphicData>
            </a:graphic>
          </wp:inline>
        </w:drawing>
      </w:r>
    </w:p>
    <w:p w:rsidR="00492F4E" w:rsidRDefault="00492F4E" w:rsidP="00492F4E">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Match Logic</w:t>
      </w:r>
    </w:p>
    <w:p w:rsidR="00492F4E" w:rsidRP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match logic </w:t>
      </w:r>
      <w:r w:rsidRPr="00492F4E">
        <w:rPr>
          <w:rFonts w:ascii="Helvetica" w:eastAsia="Times New Roman" w:hAnsi="Helvetica" w:cs="Helvetica"/>
          <w:color w:val="333333"/>
          <w:sz w:val="21"/>
          <w:szCs w:val="21"/>
        </w:rPr>
        <w:t>for each word can be derived from the comparison algorithm for two binary numbers.</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First</w:t>
      </w:r>
      <w:r w:rsidRPr="00492F4E">
        <w:rPr>
          <w:rFonts w:ascii="Helvetica" w:eastAsia="Times New Roman" w:hAnsi="Helvetica" w:cs="Helvetica"/>
          <w:color w:val="333333"/>
          <w:sz w:val="21"/>
          <w:szCs w:val="21"/>
        </w:rPr>
        <w:t xml:space="preserve">, we neglect the key bits and compare the argument in A with the bits stored in the cells of the words. Word i is equal to the argument in </w:t>
      </w:r>
      <w:proofErr w:type="spellStart"/>
      <w:r w:rsidRPr="00492F4E">
        <w:rPr>
          <w:rFonts w:ascii="Helvetica" w:eastAsia="Times New Roman" w:hAnsi="Helvetica" w:cs="Helvetica"/>
          <w:color w:val="333333"/>
          <w:sz w:val="21"/>
          <w:szCs w:val="21"/>
        </w:rPr>
        <w:t>A</w:t>
      </w:r>
      <w:proofErr w:type="spellEnd"/>
      <w:r w:rsidRPr="00492F4E">
        <w:rPr>
          <w:rFonts w:ascii="Helvetica" w:eastAsia="Times New Roman" w:hAnsi="Helvetica" w:cs="Helvetica"/>
          <w:color w:val="333333"/>
          <w:sz w:val="21"/>
          <w:szCs w:val="21"/>
        </w:rPr>
        <w:t xml:space="preserve"> if </w:t>
      </w:r>
      <w:proofErr w:type="spellStart"/>
      <w:r w:rsidRPr="00492F4E">
        <w:rPr>
          <w:rFonts w:ascii="Helvetica" w:eastAsia="Times New Roman" w:hAnsi="Helvetica" w:cs="Helvetica"/>
          <w:color w:val="333333"/>
          <w:sz w:val="21"/>
          <w:szCs w:val="21"/>
        </w:rPr>
        <w:t>A</w:t>
      </w:r>
      <w:r w:rsidRPr="00492F4E">
        <w:rPr>
          <w:rFonts w:ascii="Helvetica" w:eastAsia="Times New Roman" w:hAnsi="Helvetica" w:cs="Helvetica"/>
          <w:color w:val="333333"/>
          <w:sz w:val="16"/>
          <w:szCs w:val="16"/>
          <w:vertAlign w:val="subscript"/>
        </w:rPr>
        <w:t>j</w:t>
      </w:r>
      <w:proofErr w:type="spellEnd"/>
      <w:r w:rsidRPr="00492F4E">
        <w:rPr>
          <w:rFonts w:ascii="Helvetica" w:eastAsia="Times New Roman" w:hAnsi="Helvetica" w:cs="Helvetica"/>
          <w:color w:val="333333"/>
          <w:sz w:val="21"/>
          <w:szCs w:val="21"/>
        </w:rPr>
        <w:t xml:space="preserve"> = </w:t>
      </w:r>
      <w:proofErr w:type="spellStart"/>
      <w:r w:rsidRPr="00492F4E">
        <w:rPr>
          <w:rFonts w:ascii="Helvetica" w:eastAsia="Times New Roman" w:hAnsi="Helvetica" w:cs="Helvetica"/>
          <w:color w:val="333333"/>
          <w:sz w:val="21"/>
          <w:szCs w:val="21"/>
        </w:rPr>
        <w:t>F</w:t>
      </w:r>
      <w:r w:rsidRPr="00492F4E">
        <w:rPr>
          <w:rFonts w:ascii="Helvetica" w:eastAsia="Times New Roman" w:hAnsi="Helvetica" w:cs="Helvetica"/>
          <w:color w:val="333333"/>
          <w:sz w:val="16"/>
          <w:szCs w:val="16"/>
          <w:vertAlign w:val="subscript"/>
        </w:rPr>
        <w:t>ij</w:t>
      </w:r>
      <w:proofErr w:type="spellEnd"/>
      <w:r w:rsidRPr="00492F4E">
        <w:rPr>
          <w:rFonts w:ascii="Helvetica" w:eastAsia="Times New Roman" w:hAnsi="Helvetica" w:cs="Helvetica"/>
          <w:color w:val="333333"/>
          <w:sz w:val="21"/>
          <w:szCs w:val="21"/>
        </w:rPr>
        <w:t xml:space="preserve"> for j = 1, 2, </w:t>
      </w:r>
      <w:proofErr w:type="gramStart"/>
      <w:r w:rsidRPr="00492F4E">
        <w:rPr>
          <w:rFonts w:ascii="Helvetica" w:eastAsia="Times New Roman" w:hAnsi="Helvetica" w:cs="Helvetica"/>
          <w:color w:val="333333"/>
          <w:sz w:val="21"/>
          <w:szCs w:val="21"/>
        </w:rPr>
        <w:t>... ,</w:t>
      </w:r>
      <w:proofErr w:type="gramEnd"/>
      <w:r w:rsidRPr="00492F4E">
        <w:rPr>
          <w:rFonts w:ascii="Helvetica" w:eastAsia="Times New Roman" w:hAnsi="Helvetica" w:cs="Helvetica"/>
          <w:color w:val="333333"/>
          <w:sz w:val="21"/>
          <w:szCs w:val="21"/>
        </w:rPr>
        <w:t xml:space="preserve"> n. Two bits are equal if they are </w:t>
      </w:r>
      <w:proofErr w:type="gramStart"/>
      <w:r w:rsidRPr="00492F4E">
        <w:rPr>
          <w:rFonts w:ascii="Helvetica" w:eastAsia="Times New Roman" w:hAnsi="Helvetica" w:cs="Helvetica"/>
          <w:color w:val="333333"/>
          <w:sz w:val="21"/>
          <w:szCs w:val="21"/>
        </w:rPr>
        <w:t>both 1 or</w:t>
      </w:r>
      <w:proofErr w:type="gramEnd"/>
      <w:r w:rsidRPr="00492F4E">
        <w:rPr>
          <w:rFonts w:ascii="Helvetica" w:eastAsia="Times New Roman" w:hAnsi="Helvetica" w:cs="Helvetica"/>
          <w:color w:val="333333"/>
          <w:sz w:val="21"/>
          <w:szCs w:val="21"/>
        </w:rPr>
        <w:t xml:space="preserve"> both 0.</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8"/>
        </w:numPr>
        <w:shd w:val="clear" w:color="auto" w:fill="FFFFFF"/>
        <w:spacing w:after="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The equality </w:t>
      </w:r>
      <w:r w:rsidRPr="00492F4E">
        <w:rPr>
          <w:rFonts w:ascii="Helvetica" w:eastAsia="Times New Roman" w:hAnsi="Helvetica" w:cs="Helvetica"/>
          <w:color w:val="333333"/>
          <w:sz w:val="21"/>
          <w:szCs w:val="21"/>
        </w:rPr>
        <w:t>of two bits can be expressed logically by the Boolean function </w:t>
      </w:r>
      <w:proofErr w:type="spellStart"/>
      <w:r w:rsidRPr="00492F4E">
        <w:rPr>
          <w:rFonts w:ascii="MathJax_Math-italic" w:eastAsia="Times New Roman" w:hAnsi="MathJax_Math-italic" w:cs="Helvetica"/>
          <w:color w:val="333333"/>
          <w:sz w:val="25"/>
          <w:szCs w:val="25"/>
          <w:bdr w:val="none" w:sz="0" w:space="0" w:color="auto" w:frame="1"/>
        </w:rPr>
        <w:t>x</w:t>
      </w:r>
      <w:r w:rsidRPr="00492F4E">
        <w:rPr>
          <w:rFonts w:ascii="MathJax_Math-italic" w:eastAsia="Times New Roman" w:hAnsi="MathJax_Math-italic" w:cs="Helvetica"/>
          <w:color w:val="333333"/>
          <w:sz w:val="18"/>
          <w:szCs w:val="18"/>
          <w:bdr w:val="none" w:sz="0" w:space="0" w:color="auto" w:frame="1"/>
        </w:rPr>
        <w:t>j</w:t>
      </w:r>
      <w:proofErr w:type="spellEnd"/>
      <w:r w:rsidRPr="00492F4E">
        <w:rPr>
          <w:rFonts w:ascii="MathJax_Main" w:eastAsia="Times New Roman" w:hAnsi="MathJax_Main" w:cs="Helvetica"/>
          <w:color w:val="333333"/>
          <w:sz w:val="25"/>
          <w:szCs w:val="25"/>
          <w:bdr w:val="none" w:sz="0" w:space="0" w:color="auto" w:frame="1"/>
        </w:rPr>
        <w:t>=</w:t>
      </w:r>
      <w:proofErr w:type="spellStart"/>
      <w:r w:rsidRPr="00492F4E">
        <w:rPr>
          <w:rFonts w:ascii="MathJax_Math-italic" w:eastAsia="Times New Roman" w:hAnsi="MathJax_Math-italic" w:cs="Helvetica"/>
          <w:color w:val="333333"/>
          <w:sz w:val="25"/>
          <w:szCs w:val="25"/>
          <w:bdr w:val="none" w:sz="0" w:space="0" w:color="auto" w:frame="1"/>
        </w:rPr>
        <w:t>A</w:t>
      </w:r>
      <w:r w:rsidRPr="00492F4E">
        <w:rPr>
          <w:rFonts w:ascii="MathJax_Math-italic" w:eastAsia="Times New Roman" w:hAnsi="MathJax_Math-italic" w:cs="Helvetica"/>
          <w:color w:val="333333"/>
          <w:sz w:val="18"/>
          <w:szCs w:val="18"/>
          <w:bdr w:val="none" w:sz="0" w:space="0" w:color="auto" w:frame="1"/>
        </w:rPr>
        <w:t>j</w:t>
      </w:r>
      <w:r w:rsidRPr="00492F4E">
        <w:rPr>
          <w:rFonts w:ascii="MathJax_Math-italic" w:eastAsia="Times New Roman" w:hAnsi="MathJax_Math-italic" w:cs="Helvetica"/>
          <w:color w:val="333333"/>
          <w:sz w:val="25"/>
          <w:szCs w:val="25"/>
          <w:bdr w:val="none" w:sz="0" w:space="0" w:color="auto" w:frame="1"/>
        </w:rPr>
        <w:t>F</w:t>
      </w:r>
      <w:r w:rsidRPr="00492F4E">
        <w:rPr>
          <w:rFonts w:ascii="MathJax_Math-italic" w:eastAsia="Times New Roman" w:hAnsi="MathJax_Math-italic" w:cs="Helvetica"/>
          <w:color w:val="333333"/>
          <w:sz w:val="18"/>
          <w:szCs w:val="18"/>
          <w:bdr w:val="none" w:sz="0" w:space="0" w:color="auto" w:frame="1"/>
        </w:rPr>
        <w:t>ij</w:t>
      </w:r>
      <w:r w:rsidRPr="00492F4E">
        <w:rPr>
          <w:rFonts w:ascii="MathJax_Main" w:eastAsia="Times New Roman" w:hAnsi="MathJax_Main" w:cs="Helvetica"/>
          <w:color w:val="333333"/>
          <w:sz w:val="25"/>
          <w:szCs w:val="25"/>
          <w:bdr w:val="none" w:sz="0" w:space="0" w:color="auto" w:frame="1"/>
        </w:rPr>
        <w:t>+</w:t>
      </w:r>
      <w:r w:rsidRPr="00492F4E">
        <w:rPr>
          <w:rFonts w:ascii="MathJax_Math-italic" w:eastAsia="Times New Roman" w:hAnsi="MathJax_Math-italic" w:cs="Helvetica"/>
          <w:color w:val="333333"/>
          <w:sz w:val="25"/>
          <w:szCs w:val="25"/>
          <w:bdr w:val="none" w:sz="0" w:space="0" w:color="auto" w:frame="1"/>
        </w:rPr>
        <w:t>A</w:t>
      </w:r>
      <w:r w:rsidRPr="00492F4E">
        <w:rPr>
          <w:rFonts w:ascii="MathJax_Main" w:eastAsia="Times New Roman" w:hAnsi="MathJax_Main" w:cs="Helvetica"/>
          <w:color w:val="333333"/>
          <w:sz w:val="18"/>
          <w:szCs w:val="18"/>
          <w:bdr w:val="none" w:sz="0" w:space="0" w:color="auto" w:frame="1"/>
        </w:rPr>
        <w:t>′</w:t>
      </w:r>
      <w:r w:rsidRPr="00492F4E">
        <w:rPr>
          <w:rFonts w:ascii="MathJax_Math-italic" w:eastAsia="Times New Roman" w:hAnsi="MathJax_Math-italic" w:cs="Helvetica"/>
          <w:color w:val="333333"/>
          <w:sz w:val="18"/>
          <w:szCs w:val="18"/>
          <w:bdr w:val="none" w:sz="0" w:space="0" w:color="auto" w:frame="1"/>
        </w:rPr>
        <w:t>j</w:t>
      </w:r>
      <w:r w:rsidRPr="00492F4E">
        <w:rPr>
          <w:rFonts w:ascii="MathJax_Math-italic" w:eastAsia="Times New Roman" w:hAnsi="MathJax_Math-italic" w:cs="Helvetica"/>
          <w:color w:val="333333"/>
          <w:sz w:val="25"/>
          <w:szCs w:val="25"/>
          <w:bdr w:val="none" w:sz="0" w:space="0" w:color="auto" w:frame="1"/>
        </w:rPr>
        <w:t>F</w:t>
      </w:r>
      <w:r w:rsidRPr="00492F4E">
        <w:rPr>
          <w:rFonts w:ascii="MathJax_Main" w:eastAsia="Times New Roman" w:hAnsi="MathJax_Main" w:cs="Helvetica"/>
          <w:color w:val="333333"/>
          <w:sz w:val="18"/>
          <w:szCs w:val="18"/>
          <w:bdr w:val="none" w:sz="0" w:space="0" w:color="auto" w:frame="1"/>
        </w:rPr>
        <w:t>′</w:t>
      </w:r>
      <w:r w:rsidRPr="00492F4E">
        <w:rPr>
          <w:rFonts w:ascii="MathJax_Math-italic" w:eastAsia="Times New Roman" w:hAnsi="MathJax_Math-italic" w:cs="Helvetica"/>
          <w:color w:val="333333"/>
          <w:sz w:val="18"/>
          <w:szCs w:val="18"/>
          <w:bdr w:val="none" w:sz="0" w:space="0" w:color="auto" w:frame="1"/>
        </w:rPr>
        <w:t>ij</w:t>
      </w:r>
      <w:proofErr w:type="spellEnd"/>
      <w:r w:rsidRPr="00492F4E">
        <w:rPr>
          <w:rFonts w:ascii="Helvetica" w:eastAsia="Times New Roman" w:hAnsi="Helvetica" w:cs="Helvetica"/>
          <w:color w:val="333333"/>
          <w:sz w:val="21"/>
          <w:szCs w:val="21"/>
        </w:rPr>
        <w:t xml:space="preserve"> where </w:t>
      </w:r>
      <w:proofErr w:type="spellStart"/>
      <w:r w:rsidRPr="00492F4E">
        <w:rPr>
          <w:rFonts w:ascii="Helvetica" w:eastAsia="Times New Roman" w:hAnsi="Helvetica" w:cs="Helvetica"/>
          <w:color w:val="333333"/>
          <w:sz w:val="21"/>
          <w:szCs w:val="21"/>
        </w:rPr>
        <w:t>x</w:t>
      </w:r>
      <w:r w:rsidRPr="00492F4E">
        <w:rPr>
          <w:rFonts w:ascii="Helvetica" w:eastAsia="Times New Roman" w:hAnsi="Helvetica" w:cs="Helvetica"/>
          <w:color w:val="333333"/>
          <w:sz w:val="16"/>
          <w:szCs w:val="16"/>
          <w:vertAlign w:val="subscript"/>
        </w:rPr>
        <w:t>j</w:t>
      </w:r>
      <w:proofErr w:type="spellEnd"/>
      <w:r w:rsidRPr="00492F4E">
        <w:rPr>
          <w:rFonts w:ascii="Helvetica" w:eastAsia="Times New Roman" w:hAnsi="Helvetica" w:cs="Helvetica"/>
          <w:color w:val="333333"/>
          <w:sz w:val="21"/>
          <w:szCs w:val="21"/>
        </w:rPr>
        <w:t xml:space="preserve"> = 1 if the pair of bits in position j are equal; otherwise, </w:t>
      </w:r>
      <w:proofErr w:type="spellStart"/>
      <w:r w:rsidRPr="00492F4E">
        <w:rPr>
          <w:rFonts w:ascii="Helvetica" w:eastAsia="Times New Roman" w:hAnsi="Helvetica" w:cs="Helvetica"/>
          <w:color w:val="333333"/>
          <w:sz w:val="21"/>
          <w:szCs w:val="21"/>
        </w:rPr>
        <w:t>x</w:t>
      </w:r>
      <w:r w:rsidRPr="00492F4E">
        <w:rPr>
          <w:rFonts w:ascii="Helvetica" w:eastAsia="Times New Roman" w:hAnsi="Helvetica" w:cs="Helvetica"/>
          <w:color w:val="333333"/>
          <w:sz w:val="16"/>
          <w:szCs w:val="16"/>
          <w:vertAlign w:val="subscript"/>
        </w:rPr>
        <w:t>j</w:t>
      </w:r>
      <w:proofErr w:type="spellEnd"/>
      <w:r w:rsidRPr="00492F4E">
        <w:rPr>
          <w:rFonts w:ascii="Helvetica" w:eastAsia="Times New Roman" w:hAnsi="Helvetica" w:cs="Helvetica"/>
          <w:color w:val="333333"/>
          <w:sz w:val="21"/>
          <w:szCs w:val="21"/>
        </w:rPr>
        <w:t> = 0.</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8"/>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For a word i</w:t>
      </w:r>
      <w:r w:rsidRPr="00492F4E">
        <w:rPr>
          <w:rFonts w:ascii="Helvetica" w:eastAsia="Times New Roman" w:hAnsi="Helvetica" w:cs="Helvetica"/>
          <w:color w:val="333333"/>
          <w:sz w:val="21"/>
          <w:szCs w:val="21"/>
        </w:rPr>
        <w:t xml:space="preserve"> to be equal to the argument in </w:t>
      </w:r>
      <w:proofErr w:type="gramStart"/>
      <w:r w:rsidRPr="00492F4E">
        <w:rPr>
          <w:rFonts w:ascii="Helvetica" w:eastAsia="Times New Roman" w:hAnsi="Helvetica" w:cs="Helvetica"/>
          <w:color w:val="333333"/>
          <w:sz w:val="21"/>
          <w:szCs w:val="21"/>
        </w:rPr>
        <w:t>A</w:t>
      </w:r>
      <w:proofErr w:type="gramEnd"/>
      <w:r w:rsidRPr="00492F4E">
        <w:rPr>
          <w:rFonts w:ascii="Helvetica" w:eastAsia="Times New Roman" w:hAnsi="Helvetica" w:cs="Helvetica"/>
          <w:color w:val="333333"/>
          <w:sz w:val="21"/>
          <w:szCs w:val="21"/>
        </w:rPr>
        <w:t xml:space="preserve"> we must have all </w:t>
      </w:r>
      <w:proofErr w:type="spellStart"/>
      <w:r w:rsidRPr="00492F4E">
        <w:rPr>
          <w:rFonts w:ascii="Helvetica" w:eastAsia="Times New Roman" w:hAnsi="Helvetica" w:cs="Helvetica"/>
          <w:color w:val="333333"/>
          <w:sz w:val="21"/>
          <w:szCs w:val="21"/>
        </w:rPr>
        <w:t>x</w:t>
      </w:r>
      <w:r w:rsidRPr="00492F4E">
        <w:rPr>
          <w:rFonts w:ascii="Helvetica" w:eastAsia="Times New Roman" w:hAnsi="Helvetica" w:cs="Helvetica"/>
          <w:color w:val="333333"/>
          <w:sz w:val="16"/>
          <w:szCs w:val="16"/>
          <w:vertAlign w:val="subscript"/>
        </w:rPr>
        <w:t>j</w:t>
      </w:r>
      <w:proofErr w:type="spellEnd"/>
      <w:r w:rsidRPr="00492F4E">
        <w:rPr>
          <w:rFonts w:ascii="Helvetica" w:eastAsia="Times New Roman" w:hAnsi="Helvetica" w:cs="Helvetica"/>
          <w:color w:val="333333"/>
          <w:sz w:val="21"/>
          <w:szCs w:val="21"/>
        </w:rPr>
        <w:t> variables equal to 1.</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8"/>
        </w:numPr>
        <w:shd w:val="clear" w:color="auto" w:fill="FFFFFF"/>
        <w:spacing w:after="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lastRenderedPageBreak/>
        <w:t>This is the condition</w:t>
      </w:r>
      <w:r w:rsidRPr="00492F4E">
        <w:rPr>
          <w:rFonts w:ascii="Helvetica" w:eastAsia="Times New Roman" w:hAnsi="Helvetica" w:cs="Helvetica"/>
          <w:color w:val="333333"/>
          <w:sz w:val="21"/>
          <w:szCs w:val="21"/>
        </w:rPr>
        <w:t xml:space="preserve"> for setting the corresponding match bit </w:t>
      </w:r>
      <w:proofErr w:type="spellStart"/>
      <w:r w:rsidRPr="00492F4E">
        <w:rPr>
          <w:rFonts w:ascii="Helvetica" w:eastAsia="Times New Roman" w:hAnsi="Helvetica" w:cs="Helvetica"/>
          <w:color w:val="333333"/>
          <w:sz w:val="21"/>
          <w:szCs w:val="21"/>
        </w:rPr>
        <w:t>M</w:t>
      </w:r>
      <w:r w:rsidRPr="00492F4E">
        <w:rPr>
          <w:rFonts w:ascii="Helvetica" w:eastAsia="Times New Roman" w:hAnsi="Helvetica" w:cs="Helvetica"/>
          <w:color w:val="333333"/>
          <w:sz w:val="16"/>
          <w:szCs w:val="16"/>
          <w:vertAlign w:val="subscript"/>
        </w:rPr>
        <w:t>i</w:t>
      </w:r>
      <w:proofErr w:type="spellEnd"/>
      <w:r w:rsidRPr="00492F4E">
        <w:rPr>
          <w:rFonts w:ascii="Helvetica" w:eastAsia="Times New Roman" w:hAnsi="Helvetica" w:cs="Helvetica"/>
          <w:color w:val="333333"/>
          <w:sz w:val="21"/>
          <w:szCs w:val="21"/>
        </w:rPr>
        <w:t> to 1. The Boolean function for this condition is </w:t>
      </w:r>
      <w:proofErr w:type="spellStart"/>
      <w:r w:rsidRPr="00492F4E">
        <w:rPr>
          <w:rFonts w:ascii="MathJax_Math-italic" w:eastAsia="Times New Roman" w:hAnsi="MathJax_Math-italic" w:cs="Helvetica"/>
          <w:color w:val="333333"/>
          <w:sz w:val="25"/>
          <w:szCs w:val="25"/>
          <w:bdr w:val="none" w:sz="0" w:space="0" w:color="auto" w:frame="1"/>
        </w:rPr>
        <w:t>M</w:t>
      </w:r>
      <w:r w:rsidRPr="00492F4E">
        <w:rPr>
          <w:rFonts w:ascii="MathJax_Math-italic" w:eastAsia="Times New Roman" w:hAnsi="MathJax_Math-italic" w:cs="Helvetica"/>
          <w:color w:val="333333"/>
          <w:sz w:val="18"/>
          <w:szCs w:val="18"/>
          <w:bdr w:val="none" w:sz="0" w:space="0" w:color="auto" w:frame="1"/>
        </w:rPr>
        <w:t>i</w:t>
      </w:r>
      <w:proofErr w:type="spellEnd"/>
      <w:r w:rsidRPr="00492F4E">
        <w:rPr>
          <w:rFonts w:ascii="MathJax_Main" w:eastAsia="Times New Roman" w:hAnsi="MathJax_Main" w:cs="Helvetica"/>
          <w:color w:val="333333"/>
          <w:sz w:val="25"/>
          <w:szCs w:val="25"/>
          <w:bdr w:val="none" w:sz="0" w:space="0" w:color="auto" w:frame="1"/>
        </w:rPr>
        <w:t>=</w:t>
      </w:r>
      <w:r w:rsidRPr="00492F4E">
        <w:rPr>
          <w:rFonts w:ascii="MathJax_Math-italic" w:eastAsia="Times New Roman" w:hAnsi="MathJax_Math-italic" w:cs="Helvetica"/>
          <w:color w:val="333333"/>
          <w:sz w:val="25"/>
          <w:szCs w:val="25"/>
          <w:bdr w:val="none" w:sz="0" w:space="0" w:color="auto" w:frame="1"/>
        </w:rPr>
        <w:t>x</w:t>
      </w:r>
      <w:r w:rsidRPr="00492F4E">
        <w:rPr>
          <w:rFonts w:ascii="MathJax_Main" w:eastAsia="Times New Roman" w:hAnsi="MathJax_Main" w:cs="Helvetica"/>
          <w:color w:val="333333"/>
          <w:sz w:val="18"/>
          <w:szCs w:val="18"/>
          <w:bdr w:val="none" w:sz="0" w:space="0" w:color="auto" w:frame="1"/>
        </w:rPr>
        <w:t>1</w:t>
      </w:r>
      <w:r w:rsidRPr="00492F4E">
        <w:rPr>
          <w:rFonts w:ascii="MathJax_Math-italic" w:eastAsia="Times New Roman" w:hAnsi="MathJax_Math-italic" w:cs="Helvetica"/>
          <w:color w:val="333333"/>
          <w:sz w:val="25"/>
          <w:szCs w:val="25"/>
          <w:bdr w:val="none" w:sz="0" w:space="0" w:color="auto" w:frame="1"/>
        </w:rPr>
        <w:t>x</w:t>
      </w:r>
      <w:r w:rsidRPr="00492F4E">
        <w:rPr>
          <w:rFonts w:ascii="MathJax_Main" w:eastAsia="Times New Roman" w:hAnsi="MathJax_Main" w:cs="Helvetica"/>
          <w:color w:val="333333"/>
          <w:sz w:val="18"/>
          <w:szCs w:val="18"/>
          <w:bdr w:val="none" w:sz="0" w:space="0" w:color="auto" w:frame="1"/>
        </w:rPr>
        <w:t>2</w:t>
      </w:r>
      <w:r w:rsidRPr="00492F4E">
        <w:rPr>
          <w:rFonts w:ascii="MathJax_Math-italic" w:eastAsia="Times New Roman" w:hAnsi="MathJax_Math-italic" w:cs="Helvetica"/>
          <w:color w:val="333333"/>
          <w:sz w:val="25"/>
          <w:szCs w:val="25"/>
          <w:bdr w:val="none" w:sz="0" w:space="0" w:color="auto" w:frame="1"/>
        </w:rPr>
        <w:t>x</w:t>
      </w:r>
      <w:r w:rsidRPr="00492F4E">
        <w:rPr>
          <w:rFonts w:ascii="MathJax_Main" w:eastAsia="Times New Roman" w:hAnsi="MathJax_Main" w:cs="Helvetica"/>
          <w:color w:val="333333"/>
          <w:sz w:val="18"/>
          <w:szCs w:val="18"/>
          <w:bdr w:val="none" w:sz="0" w:space="0" w:color="auto" w:frame="1"/>
        </w:rPr>
        <w:t>3</w:t>
      </w:r>
      <w:r w:rsidRPr="00492F4E">
        <w:rPr>
          <w:rFonts w:ascii="MathJax_Main" w:eastAsia="Times New Roman" w:hAnsi="MathJax_Main" w:cs="Helvetica"/>
          <w:color w:val="333333"/>
          <w:sz w:val="25"/>
          <w:szCs w:val="25"/>
          <w:bdr w:val="none" w:sz="0" w:space="0" w:color="auto" w:frame="1"/>
        </w:rPr>
        <w:t>...</w:t>
      </w:r>
      <w:proofErr w:type="spellStart"/>
      <w:r w:rsidRPr="00492F4E">
        <w:rPr>
          <w:rFonts w:ascii="MathJax_Math-italic" w:eastAsia="Times New Roman" w:hAnsi="MathJax_Math-italic" w:cs="Helvetica"/>
          <w:color w:val="333333"/>
          <w:sz w:val="25"/>
          <w:szCs w:val="25"/>
          <w:bdr w:val="none" w:sz="0" w:space="0" w:color="auto" w:frame="1"/>
        </w:rPr>
        <w:t>x</w:t>
      </w:r>
      <w:r w:rsidRPr="00492F4E">
        <w:rPr>
          <w:rFonts w:ascii="MathJax_Math-italic" w:eastAsia="Times New Roman" w:hAnsi="MathJax_Math-italic" w:cs="Helvetica"/>
          <w:color w:val="333333"/>
          <w:sz w:val="18"/>
          <w:szCs w:val="18"/>
          <w:bdr w:val="none" w:sz="0" w:space="0" w:color="auto" w:frame="1"/>
        </w:rPr>
        <w:t>n</w:t>
      </w:r>
      <w:proofErr w:type="spellEnd"/>
      <w:r w:rsidRPr="00492F4E">
        <w:rPr>
          <w:rFonts w:ascii="Helvetica" w:eastAsia="Times New Roman" w:hAnsi="Helvetica" w:cs="Helvetica"/>
          <w:color w:val="333333"/>
          <w:sz w:val="21"/>
          <w:szCs w:val="21"/>
        </w:rPr>
        <w:t> and constitutes the AND operation of all pairs of matched bits in a word.</w:t>
      </w: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r>
        <w:rPr>
          <w:noProof/>
        </w:rPr>
        <w:drawing>
          <wp:inline distT="0" distB="0" distL="0" distR="0">
            <wp:extent cx="4174490" cy="4086860"/>
            <wp:effectExtent l="0" t="0" r="0" b="8890"/>
            <wp:docPr id="10" name="Picture 10" descr="one-cell-of-associative-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ne-cell-of-associative-mem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4490" cy="4086860"/>
                    </a:xfrm>
                    <a:prstGeom prst="rect">
                      <a:avLst/>
                    </a:prstGeom>
                    <a:noFill/>
                    <a:ln>
                      <a:noFill/>
                    </a:ln>
                  </pic:spPr>
                </pic:pic>
              </a:graphicData>
            </a:graphic>
          </wp:inline>
        </w:drawing>
      </w:r>
    </w:p>
    <w:p w:rsidR="00492F4E" w:rsidRDefault="00492F4E" w:rsidP="00255CC1">
      <w:pPr>
        <w:pStyle w:val="NormalWeb"/>
        <w:numPr>
          <w:ilvl w:val="0"/>
          <w:numId w:val="9"/>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We now include</w:t>
      </w:r>
      <w:r>
        <w:rPr>
          <w:rFonts w:ascii="Helvetica" w:hAnsi="Helvetica" w:cs="Helvetica"/>
          <w:color w:val="333333"/>
          <w:sz w:val="21"/>
          <w:szCs w:val="21"/>
        </w:rPr>
        <w:t xml:space="preserve"> the key bit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in the comparison logic. The requirement is that if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 0, the corresponding bits of </w:t>
      </w:r>
      <w:proofErr w:type="spellStart"/>
      <w:r>
        <w:rPr>
          <w:rFonts w:ascii="Helvetica" w:hAnsi="Helvetica" w:cs="Helvetica"/>
          <w:color w:val="333333"/>
          <w:sz w:val="21"/>
          <w:szCs w:val="21"/>
        </w:rPr>
        <w:t>A</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and </w:t>
      </w:r>
      <w:proofErr w:type="spellStart"/>
      <w:r>
        <w:rPr>
          <w:rFonts w:ascii="Helvetica" w:hAnsi="Helvetica" w:cs="Helvetica"/>
          <w:color w:val="333333"/>
          <w:sz w:val="21"/>
          <w:szCs w:val="21"/>
        </w:rPr>
        <w:t>F</w:t>
      </w:r>
      <w:r>
        <w:rPr>
          <w:rFonts w:ascii="Helvetica" w:hAnsi="Helvetica" w:cs="Helvetica"/>
          <w:color w:val="333333"/>
          <w:sz w:val="16"/>
          <w:szCs w:val="16"/>
          <w:vertAlign w:val="subscript"/>
        </w:rPr>
        <w:t>ij</w:t>
      </w:r>
      <w:proofErr w:type="spellEnd"/>
      <w:r>
        <w:rPr>
          <w:rFonts w:ascii="Helvetica" w:hAnsi="Helvetica" w:cs="Helvetica"/>
          <w:color w:val="333333"/>
          <w:sz w:val="21"/>
          <w:szCs w:val="21"/>
        </w:rPr>
        <w:t xml:space="preserve"> need no comparison. Only when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 1 must they be compared. This requirement is achieved by </w:t>
      </w:r>
      <w:proofErr w:type="spellStart"/>
      <w:r>
        <w:rPr>
          <w:rFonts w:ascii="Helvetica" w:hAnsi="Helvetica" w:cs="Helvetica"/>
          <w:color w:val="333333"/>
          <w:sz w:val="21"/>
          <w:szCs w:val="21"/>
        </w:rPr>
        <w:t>ORing</w:t>
      </w:r>
      <w:proofErr w:type="spellEnd"/>
      <w:r>
        <w:rPr>
          <w:rFonts w:ascii="Helvetica" w:hAnsi="Helvetica" w:cs="Helvetica"/>
          <w:color w:val="333333"/>
          <w:sz w:val="21"/>
          <w:szCs w:val="21"/>
        </w:rPr>
        <w:t xml:space="preserve"> each term with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thus:</w:t>
      </w: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r>
        <w:rPr>
          <w:noProof/>
        </w:rPr>
        <w:drawing>
          <wp:inline distT="0" distB="0" distL="0" distR="0">
            <wp:extent cx="2417445" cy="572770"/>
            <wp:effectExtent l="0" t="0" r="1905" b="0"/>
            <wp:docPr id="14" name="Picture 14" descr="one-cell-of-associative-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ne-cell-of-associative-mem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7445" cy="572770"/>
                    </a:xfrm>
                    <a:prstGeom prst="rect">
                      <a:avLst/>
                    </a:prstGeom>
                    <a:noFill/>
                    <a:ln>
                      <a:noFill/>
                    </a:ln>
                  </pic:spPr>
                </pic:pic>
              </a:graphicData>
            </a:graphic>
          </wp:inline>
        </w:drawing>
      </w:r>
    </w:p>
    <w:p w:rsidR="00492F4E" w:rsidRDefault="00492F4E" w:rsidP="00255CC1">
      <w:pPr>
        <w:pStyle w:val="NormalWeb"/>
        <w:numPr>
          <w:ilvl w:val="0"/>
          <w:numId w:val="10"/>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 xml:space="preserve">When </w:t>
      </w:r>
      <w:proofErr w:type="spellStart"/>
      <w:r>
        <w:rPr>
          <w:rFonts w:ascii="Helvetica" w:hAnsi="Helvetica" w:cs="Helvetica"/>
          <w:b/>
          <w:bCs/>
          <w:color w:val="333333"/>
          <w:sz w:val="21"/>
          <w:szCs w:val="21"/>
        </w:rPr>
        <w:t>K</w:t>
      </w:r>
      <w:r>
        <w:rPr>
          <w:rFonts w:ascii="Helvetica" w:hAnsi="Helvetica" w:cs="Helvetica"/>
          <w:b/>
          <w:bCs/>
          <w:color w:val="333333"/>
          <w:sz w:val="16"/>
          <w:szCs w:val="16"/>
          <w:vertAlign w:val="subscript"/>
        </w:rPr>
        <w:t>j</w:t>
      </w:r>
      <w:proofErr w:type="spellEnd"/>
      <w:r>
        <w:rPr>
          <w:rFonts w:ascii="Helvetica" w:hAnsi="Helvetica" w:cs="Helvetica"/>
          <w:b/>
          <w:bCs/>
          <w:color w:val="333333"/>
          <w:sz w:val="21"/>
          <w:szCs w:val="21"/>
        </w:rPr>
        <w:t> = 1</w:t>
      </w:r>
      <w:r>
        <w:rPr>
          <w:rFonts w:ascii="Helvetica" w:hAnsi="Helvetica" w:cs="Helvetica"/>
          <w:color w:val="333333"/>
          <w:sz w:val="21"/>
          <w:szCs w:val="21"/>
        </w:rPr>
        <w:t xml:space="preserve">, we have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 0 and </w:t>
      </w:r>
      <w:proofErr w:type="spellStart"/>
      <w:r>
        <w:rPr>
          <w:rFonts w:ascii="Helvetica" w:hAnsi="Helvetica" w:cs="Helvetica"/>
          <w:color w:val="333333"/>
          <w:sz w:val="21"/>
          <w:szCs w:val="21"/>
        </w:rPr>
        <w:t>x</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+ 0 = </w:t>
      </w:r>
      <w:proofErr w:type="spellStart"/>
      <w:proofErr w:type="gramStart"/>
      <w:r>
        <w:rPr>
          <w:rFonts w:ascii="Helvetica" w:hAnsi="Helvetica" w:cs="Helvetica"/>
          <w:color w:val="333333"/>
          <w:sz w:val="21"/>
          <w:szCs w:val="21"/>
        </w:rPr>
        <w:t>x</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w:t>
      </w:r>
      <w:proofErr w:type="gramEnd"/>
      <w:r>
        <w:rPr>
          <w:rFonts w:ascii="Helvetica" w:hAnsi="Helvetica" w:cs="Helvetica"/>
          <w:color w:val="333333"/>
          <w:sz w:val="21"/>
          <w:szCs w:val="21"/>
        </w:rPr>
        <w:t xml:space="preserve"> When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 0, then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 1 and </w:t>
      </w:r>
      <w:proofErr w:type="spellStart"/>
      <w:r>
        <w:rPr>
          <w:rFonts w:ascii="Helvetica" w:hAnsi="Helvetica" w:cs="Helvetica"/>
          <w:color w:val="333333"/>
          <w:sz w:val="21"/>
          <w:szCs w:val="21"/>
        </w:rPr>
        <w:t>x</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+ 1 = 1. A term (</w:t>
      </w:r>
      <w:proofErr w:type="spellStart"/>
      <w:r>
        <w:rPr>
          <w:rFonts w:ascii="Helvetica" w:hAnsi="Helvetica" w:cs="Helvetica"/>
          <w:color w:val="333333"/>
          <w:sz w:val="21"/>
          <w:szCs w:val="21"/>
        </w:rPr>
        <w:t>x</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will be in the 1 state if its pair of bits is not compared.</w:t>
      </w:r>
    </w:p>
    <w:p w:rsidR="00492F4E" w:rsidRDefault="00492F4E" w:rsidP="00255CC1">
      <w:pPr>
        <w:pStyle w:val="NormalWeb"/>
        <w:numPr>
          <w:ilvl w:val="0"/>
          <w:numId w:val="10"/>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This is necessary</w:t>
      </w:r>
      <w:r>
        <w:rPr>
          <w:rFonts w:ascii="Helvetica" w:hAnsi="Helvetica" w:cs="Helvetica"/>
          <w:color w:val="333333"/>
          <w:sz w:val="21"/>
          <w:szCs w:val="21"/>
        </w:rPr>
        <w:t xml:space="preserve"> because each term is </w:t>
      </w:r>
      <w:proofErr w:type="spellStart"/>
      <w:r>
        <w:rPr>
          <w:rFonts w:ascii="Helvetica" w:hAnsi="Helvetica" w:cs="Helvetica"/>
          <w:color w:val="333333"/>
          <w:sz w:val="21"/>
          <w:szCs w:val="21"/>
        </w:rPr>
        <w:t>ANDed</w:t>
      </w:r>
      <w:proofErr w:type="spellEnd"/>
      <w:r>
        <w:rPr>
          <w:rFonts w:ascii="Helvetica" w:hAnsi="Helvetica" w:cs="Helvetica"/>
          <w:color w:val="333333"/>
          <w:sz w:val="21"/>
          <w:szCs w:val="21"/>
        </w:rPr>
        <w:t xml:space="preserve"> with all other terms so that an output of 1 will have no effect. The comparison of the bits has an effect only when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 1.</w:t>
      </w:r>
    </w:p>
    <w:p w:rsidR="00492F4E" w:rsidRDefault="00492F4E" w:rsidP="00255CC1">
      <w:pPr>
        <w:pStyle w:val="NormalWeb"/>
        <w:numPr>
          <w:ilvl w:val="0"/>
          <w:numId w:val="10"/>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match logic for</w:t>
      </w:r>
      <w:r>
        <w:rPr>
          <w:rFonts w:ascii="Helvetica" w:hAnsi="Helvetica" w:cs="Helvetica"/>
          <w:color w:val="333333"/>
          <w:sz w:val="21"/>
          <w:szCs w:val="21"/>
        </w:rPr>
        <w:t> word i in an associative memory can now be expressed by the following Boolean function:</w:t>
      </w: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r>
        <w:rPr>
          <w:noProof/>
        </w:rPr>
        <w:drawing>
          <wp:inline distT="0" distB="0" distL="0" distR="0">
            <wp:extent cx="4102735" cy="572770"/>
            <wp:effectExtent l="0" t="0" r="0" b="0"/>
            <wp:docPr id="15" name="Picture 15" descr="one-cell-of-associative-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ne-cell-of-associative-mem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2735" cy="572770"/>
                    </a:xfrm>
                    <a:prstGeom prst="rect">
                      <a:avLst/>
                    </a:prstGeom>
                    <a:noFill/>
                    <a:ln>
                      <a:noFill/>
                    </a:ln>
                  </pic:spPr>
                </pic:pic>
              </a:graphicData>
            </a:graphic>
          </wp:inline>
        </w:drawing>
      </w:r>
    </w:p>
    <w:p w:rsidR="00492F4E" w:rsidRDefault="00492F4E" w:rsidP="00255CC1">
      <w:pPr>
        <w:pStyle w:val="NormalWeb"/>
        <w:numPr>
          <w:ilvl w:val="0"/>
          <w:numId w:val="1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lastRenderedPageBreak/>
        <w:t>Each term</w:t>
      </w:r>
      <w:r>
        <w:rPr>
          <w:rFonts w:ascii="Helvetica" w:hAnsi="Helvetica" w:cs="Helvetica"/>
          <w:color w:val="333333"/>
          <w:sz w:val="21"/>
          <w:szCs w:val="21"/>
        </w:rPr>
        <w:t xml:space="preserve"> in the expression will be equal to 1 if its corresponding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 0. If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 1, the term will be either 0 or 1 depending on the value of </w:t>
      </w:r>
      <w:proofErr w:type="spellStart"/>
      <w:r>
        <w:rPr>
          <w:rFonts w:ascii="Helvetica" w:hAnsi="Helvetica" w:cs="Helvetica"/>
          <w:color w:val="333333"/>
          <w:sz w:val="21"/>
          <w:szCs w:val="21"/>
        </w:rPr>
        <w:t>X</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A match will occur and </w:t>
      </w:r>
      <w:proofErr w:type="spellStart"/>
      <w:r>
        <w:rPr>
          <w:rFonts w:ascii="Helvetica" w:hAnsi="Helvetica" w:cs="Helvetica"/>
          <w:color w:val="333333"/>
          <w:sz w:val="21"/>
          <w:szCs w:val="21"/>
        </w:rPr>
        <w:t>M</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will be equal to 1 if all terms are equal to 1.</w:t>
      </w:r>
    </w:p>
    <w:p w:rsidR="00492F4E" w:rsidRDefault="00492F4E" w:rsidP="00255CC1">
      <w:pPr>
        <w:pStyle w:val="NormalWeb"/>
        <w:numPr>
          <w:ilvl w:val="0"/>
          <w:numId w:val="1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If we substitute</w:t>
      </w:r>
      <w:r>
        <w:rPr>
          <w:rFonts w:ascii="Helvetica" w:hAnsi="Helvetica" w:cs="Helvetica"/>
          <w:color w:val="333333"/>
          <w:sz w:val="21"/>
          <w:szCs w:val="21"/>
        </w:rPr>
        <w:t xml:space="preserve"> the original definition of </w:t>
      </w:r>
      <w:proofErr w:type="spellStart"/>
      <w:r>
        <w:rPr>
          <w:rFonts w:ascii="Helvetica" w:hAnsi="Helvetica" w:cs="Helvetica"/>
          <w:color w:val="333333"/>
          <w:sz w:val="21"/>
          <w:szCs w:val="21"/>
        </w:rPr>
        <w:t>x</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the Boolean function above can be expressed as follows:</w:t>
      </w: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r>
        <w:rPr>
          <w:noProof/>
        </w:rPr>
        <w:drawing>
          <wp:inline distT="0" distB="0" distL="0" distR="0">
            <wp:extent cx="2695575" cy="771525"/>
            <wp:effectExtent l="0" t="0" r="9525" b="9525"/>
            <wp:docPr id="16" name="Picture 16" descr="one-cell-of-associative-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ne-cell-of-associative-mem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5575" cy="771525"/>
                    </a:xfrm>
                    <a:prstGeom prst="rect">
                      <a:avLst/>
                    </a:prstGeom>
                    <a:noFill/>
                    <a:ln>
                      <a:noFill/>
                    </a:ln>
                  </pic:spPr>
                </pic:pic>
              </a:graphicData>
            </a:graphic>
          </wp:inline>
        </w:drawing>
      </w:r>
    </w:p>
    <w:p w:rsidR="00492F4E" w:rsidRDefault="00492F4E" w:rsidP="00255CC1">
      <w:pPr>
        <w:pStyle w:val="NormalWeb"/>
        <w:numPr>
          <w:ilvl w:val="0"/>
          <w:numId w:val="12"/>
        </w:numPr>
        <w:shd w:val="clear" w:color="auto" w:fill="FFFFFF"/>
        <w:spacing w:before="0" w:beforeAutospacing="0" w:after="150" w:afterAutospacing="0"/>
        <w:jc w:val="both"/>
        <w:rPr>
          <w:rFonts w:ascii="Helvetica" w:hAnsi="Helvetica" w:cs="Helvetica"/>
          <w:color w:val="333333"/>
          <w:sz w:val="21"/>
          <w:szCs w:val="21"/>
        </w:rPr>
      </w:pPr>
      <w:proofErr w:type="gramStart"/>
      <w:r>
        <w:rPr>
          <w:rFonts w:ascii="Helvetica" w:hAnsi="Helvetica" w:cs="Helvetica"/>
          <w:b/>
          <w:bCs/>
          <w:color w:val="333333"/>
          <w:sz w:val="21"/>
          <w:szCs w:val="21"/>
        </w:rPr>
        <w:t>where</w:t>
      </w:r>
      <w:proofErr w:type="gramEnd"/>
      <w:r>
        <w:rPr>
          <w:rFonts w:ascii="Helvetica" w:hAnsi="Helvetica" w:cs="Helvetica"/>
          <w:b/>
          <w:bCs/>
          <w:color w:val="333333"/>
          <w:sz w:val="21"/>
          <w:szCs w:val="21"/>
        </w:rPr>
        <w:t xml:space="preserve"> ∏ is a product</w:t>
      </w:r>
      <w:r>
        <w:rPr>
          <w:rFonts w:ascii="Helvetica" w:hAnsi="Helvetica" w:cs="Helvetica"/>
          <w:color w:val="333333"/>
          <w:sz w:val="21"/>
          <w:szCs w:val="21"/>
        </w:rPr>
        <w:t xml:space="preserve"> symbol designating the AND operation of all n terms. We need m such functions, one for each word i = 1, 2, 3, </w:t>
      </w:r>
      <w:proofErr w:type="gramStart"/>
      <w:r>
        <w:rPr>
          <w:rFonts w:ascii="Helvetica" w:hAnsi="Helvetica" w:cs="Helvetica"/>
          <w:color w:val="333333"/>
          <w:sz w:val="21"/>
          <w:szCs w:val="21"/>
        </w:rPr>
        <w:t>... ,</w:t>
      </w:r>
      <w:proofErr w:type="gramEnd"/>
      <w:r>
        <w:rPr>
          <w:rFonts w:ascii="Helvetica" w:hAnsi="Helvetica" w:cs="Helvetica"/>
          <w:color w:val="333333"/>
          <w:sz w:val="21"/>
          <w:szCs w:val="21"/>
        </w:rPr>
        <w:t xml:space="preserve"> m.</w:t>
      </w:r>
    </w:p>
    <w:p w:rsidR="00492F4E" w:rsidRDefault="00492F4E" w:rsidP="00255CC1">
      <w:pPr>
        <w:pStyle w:val="NormalWeb"/>
        <w:numPr>
          <w:ilvl w:val="0"/>
          <w:numId w:val="12"/>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circuit for matching</w:t>
      </w:r>
      <w:r>
        <w:rPr>
          <w:rFonts w:ascii="Helvetica" w:hAnsi="Helvetica" w:cs="Helvetica"/>
          <w:color w:val="333333"/>
          <w:sz w:val="21"/>
          <w:szCs w:val="21"/>
        </w:rPr>
        <w:t xml:space="preserve"> one word is shown in Fig. 9. Each cell requires two AND gates and one OR gate. The inverters for </w:t>
      </w:r>
      <w:proofErr w:type="spellStart"/>
      <w:r>
        <w:rPr>
          <w:rFonts w:ascii="Helvetica" w:hAnsi="Helvetica" w:cs="Helvetica"/>
          <w:color w:val="333333"/>
          <w:sz w:val="21"/>
          <w:szCs w:val="21"/>
        </w:rPr>
        <w:t>A</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xml:space="preserve"> and </w:t>
      </w:r>
      <w:proofErr w:type="spellStart"/>
      <w:r>
        <w:rPr>
          <w:rFonts w:ascii="Helvetica" w:hAnsi="Helvetica" w:cs="Helvetica"/>
          <w:color w:val="333333"/>
          <w:sz w:val="21"/>
          <w:szCs w:val="21"/>
        </w:rPr>
        <w:t>K</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are needed once for each column and are used for all bits in the column.</w:t>
      </w:r>
    </w:p>
    <w:p w:rsidR="00492F4E" w:rsidRDefault="00492F4E" w:rsidP="00255CC1">
      <w:pPr>
        <w:pStyle w:val="NormalWeb"/>
        <w:numPr>
          <w:ilvl w:val="0"/>
          <w:numId w:val="12"/>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output of all OR</w:t>
      </w:r>
      <w:r>
        <w:rPr>
          <w:rFonts w:ascii="Helvetica" w:hAnsi="Helvetica" w:cs="Helvetica"/>
          <w:color w:val="333333"/>
          <w:sz w:val="21"/>
          <w:szCs w:val="21"/>
        </w:rPr>
        <w:t> gates in the cells of the same word go to the input of a common AND gate to generate the match signal for M</w:t>
      </w:r>
      <w:r>
        <w:rPr>
          <w:rFonts w:ascii="Helvetica" w:hAnsi="Helvetica" w:cs="Helvetica"/>
          <w:color w:val="333333"/>
          <w:sz w:val="16"/>
          <w:szCs w:val="16"/>
          <w:vertAlign w:val="subscript"/>
        </w:rPr>
        <w:t>i</w:t>
      </w:r>
      <w:r>
        <w:rPr>
          <w:rFonts w:ascii="Helvetica" w:hAnsi="Helvetica" w:cs="Helvetica"/>
          <w:color w:val="333333"/>
          <w:sz w:val="21"/>
          <w:szCs w:val="21"/>
        </w:rPr>
        <w:t xml:space="preserve">. </w:t>
      </w:r>
      <w:proofErr w:type="spellStart"/>
      <w:r>
        <w:rPr>
          <w:rFonts w:ascii="Helvetica" w:hAnsi="Helvetica" w:cs="Helvetica"/>
          <w:color w:val="333333"/>
          <w:sz w:val="21"/>
          <w:szCs w:val="21"/>
        </w:rPr>
        <w:t>M</w:t>
      </w:r>
      <w:r>
        <w:rPr>
          <w:rFonts w:ascii="Helvetica" w:hAnsi="Helvetica" w:cs="Helvetica"/>
          <w:color w:val="333333"/>
          <w:sz w:val="16"/>
          <w:szCs w:val="16"/>
          <w:vertAlign w:val="subscript"/>
        </w:rPr>
        <w:t>i</w:t>
      </w:r>
      <w:proofErr w:type="spellEnd"/>
      <w:r>
        <w:rPr>
          <w:rFonts w:ascii="Helvetica" w:hAnsi="Helvetica" w:cs="Helvetica"/>
          <w:color w:val="333333"/>
          <w:sz w:val="21"/>
          <w:szCs w:val="21"/>
        </w:rPr>
        <w:t> will be logic 1 if a match occurs and 0 if no match occurs.</w:t>
      </w:r>
    </w:p>
    <w:p w:rsidR="00492F4E" w:rsidRDefault="00492F4E" w:rsidP="00255CC1">
      <w:pPr>
        <w:pStyle w:val="NormalWeb"/>
        <w:numPr>
          <w:ilvl w:val="0"/>
          <w:numId w:val="12"/>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Note</w:t>
      </w:r>
      <w:r>
        <w:rPr>
          <w:rFonts w:ascii="Helvetica" w:hAnsi="Helvetica" w:cs="Helvetica"/>
          <w:color w:val="333333"/>
          <w:sz w:val="21"/>
          <w:szCs w:val="21"/>
        </w:rPr>
        <w:t xml:space="preserve"> that if the key register contains all </w:t>
      </w:r>
      <w:proofErr w:type="gramStart"/>
      <w:r>
        <w:rPr>
          <w:rFonts w:ascii="Helvetica" w:hAnsi="Helvetica" w:cs="Helvetica"/>
          <w:color w:val="333333"/>
          <w:sz w:val="21"/>
          <w:szCs w:val="21"/>
        </w:rPr>
        <w:t>0' s</w:t>
      </w:r>
      <w:proofErr w:type="gramEnd"/>
      <w:r>
        <w:rPr>
          <w:rFonts w:ascii="Helvetica" w:hAnsi="Helvetica" w:cs="Helvetica"/>
          <w:color w:val="333333"/>
          <w:sz w:val="21"/>
          <w:szCs w:val="21"/>
        </w:rPr>
        <w:t xml:space="preserve">, output </w:t>
      </w:r>
      <w:proofErr w:type="spellStart"/>
      <w:r>
        <w:rPr>
          <w:rFonts w:ascii="Helvetica" w:hAnsi="Helvetica" w:cs="Helvetica"/>
          <w:color w:val="333333"/>
          <w:sz w:val="21"/>
          <w:szCs w:val="21"/>
        </w:rPr>
        <w:t>M</w:t>
      </w:r>
      <w:r>
        <w:rPr>
          <w:rFonts w:ascii="Helvetica" w:hAnsi="Helvetica" w:cs="Helvetica"/>
          <w:color w:val="333333"/>
          <w:sz w:val="16"/>
          <w:szCs w:val="16"/>
          <w:vertAlign w:val="subscript"/>
        </w:rPr>
        <w:t>j</w:t>
      </w:r>
      <w:proofErr w:type="spellEnd"/>
      <w:r>
        <w:rPr>
          <w:rFonts w:ascii="Helvetica" w:hAnsi="Helvetica" w:cs="Helvetica"/>
          <w:color w:val="333333"/>
          <w:sz w:val="21"/>
          <w:szCs w:val="21"/>
        </w:rPr>
        <w:t> will be a 1 irrespective of the value of A or the word. This occurrence must be avoided during normal operation.</w:t>
      </w:r>
    </w:p>
    <w:p w:rsidR="00492F4E" w:rsidRDefault="00492F4E" w:rsidP="00492F4E">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Read Operation</w:t>
      </w:r>
    </w:p>
    <w:p w:rsidR="00492F4E" w:rsidRDefault="00492F4E" w:rsidP="00255CC1">
      <w:pPr>
        <w:pStyle w:val="NormalWeb"/>
        <w:numPr>
          <w:ilvl w:val="0"/>
          <w:numId w:val="13"/>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If more</w:t>
      </w:r>
      <w:r>
        <w:rPr>
          <w:rFonts w:ascii="Helvetica" w:hAnsi="Helvetica" w:cs="Helvetica"/>
          <w:color w:val="333333"/>
          <w:sz w:val="21"/>
          <w:szCs w:val="21"/>
        </w:rPr>
        <w:t> than one word in memory matches the unmasked argument field, all the matched words will have 1's in the corresponding bit position of the match register.</w:t>
      </w:r>
    </w:p>
    <w:p w:rsidR="00492F4E" w:rsidRDefault="00492F4E" w:rsidP="00255CC1">
      <w:pPr>
        <w:pStyle w:val="NormalWeb"/>
        <w:numPr>
          <w:ilvl w:val="0"/>
          <w:numId w:val="13"/>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It is then</w:t>
      </w:r>
      <w:r>
        <w:rPr>
          <w:rFonts w:ascii="Helvetica" w:hAnsi="Helvetica" w:cs="Helvetica"/>
          <w:color w:val="333333"/>
          <w:sz w:val="21"/>
          <w:szCs w:val="21"/>
        </w:rPr>
        <w:t xml:space="preserve"> necessary to scan the bits of the match register one at a time. The matched words are read in sequence by applying a read signal to each word line whose corresponding </w:t>
      </w:r>
      <w:proofErr w:type="spellStart"/>
      <w:r>
        <w:rPr>
          <w:rFonts w:ascii="Helvetica" w:hAnsi="Helvetica" w:cs="Helvetica"/>
          <w:color w:val="333333"/>
          <w:sz w:val="21"/>
          <w:szCs w:val="21"/>
        </w:rPr>
        <w:t>M</w:t>
      </w:r>
      <w:r>
        <w:rPr>
          <w:rFonts w:ascii="Helvetica" w:hAnsi="Helvetica" w:cs="Helvetica"/>
          <w:color w:val="333333"/>
          <w:sz w:val="16"/>
          <w:szCs w:val="16"/>
          <w:vertAlign w:val="subscript"/>
        </w:rPr>
        <w:t>i</w:t>
      </w:r>
      <w:proofErr w:type="spellEnd"/>
      <w:r>
        <w:rPr>
          <w:rFonts w:ascii="Helvetica" w:hAnsi="Helvetica" w:cs="Helvetica"/>
          <w:color w:val="333333"/>
          <w:sz w:val="21"/>
          <w:szCs w:val="21"/>
        </w:rPr>
        <w:t> bit is a 1.</w:t>
      </w:r>
    </w:p>
    <w:p w:rsidR="00492F4E" w:rsidRDefault="00492F4E" w:rsidP="00492F4E">
      <w:pPr>
        <w:shd w:val="clear" w:color="auto" w:fill="FFFFFF"/>
        <w:spacing w:after="150" w:line="240" w:lineRule="auto"/>
        <w:jc w:val="both"/>
        <w:rPr>
          <w:rFonts w:ascii="Helvetica" w:eastAsia="Times New Roman" w:hAnsi="Helvetica" w:cs="Helvetica"/>
          <w:color w:val="333333"/>
          <w:sz w:val="21"/>
          <w:szCs w:val="21"/>
        </w:rPr>
      </w:pPr>
      <w:r>
        <w:rPr>
          <w:noProof/>
        </w:rPr>
        <w:lastRenderedPageBreak/>
        <w:drawing>
          <wp:inline distT="0" distB="0" distL="0" distR="0">
            <wp:extent cx="5943600" cy="4775285"/>
            <wp:effectExtent l="0" t="0" r="0" b="6350"/>
            <wp:docPr id="17" name="Picture 17" descr="match-logic-for-one-word-of-associative-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tch-logic-for-one-word-of-associative-mem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75285"/>
                    </a:xfrm>
                    <a:prstGeom prst="rect">
                      <a:avLst/>
                    </a:prstGeom>
                    <a:noFill/>
                    <a:ln>
                      <a:noFill/>
                    </a:ln>
                  </pic:spPr>
                </pic:pic>
              </a:graphicData>
            </a:graphic>
          </wp:inline>
        </w:drawing>
      </w:r>
    </w:p>
    <w:p w:rsidR="00492F4E" w:rsidRPr="00492F4E" w:rsidRDefault="00492F4E" w:rsidP="00255CC1">
      <w:pPr>
        <w:numPr>
          <w:ilvl w:val="0"/>
          <w:numId w:val="1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In most applications</w:t>
      </w:r>
      <w:r w:rsidRPr="00492F4E">
        <w:rPr>
          <w:rFonts w:ascii="Helvetica" w:eastAsia="Times New Roman" w:hAnsi="Helvetica" w:cs="Helvetica"/>
          <w:color w:val="333333"/>
          <w:sz w:val="21"/>
          <w:szCs w:val="21"/>
        </w:rPr>
        <w:t xml:space="preserve">, the associative memory stores a table with no two identical </w:t>
      </w:r>
      <w:proofErr w:type="spellStart"/>
      <w:r w:rsidRPr="00492F4E">
        <w:rPr>
          <w:rFonts w:ascii="Helvetica" w:eastAsia="Times New Roman" w:hAnsi="Helvetica" w:cs="Helvetica"/>
          <w:color w:val="333333"/>
          <w:sz w:val="21"/>
          <w:szCs w:val="21"/>
        </w:rPr>
        <w:t>items'under</w:t>
      </w:r>
      <w:proofErr w:type="spellEnd"/>
      <w:r w:rsidRPr="00492F4E">
        <w:rPr>
          <w:rFonts w:ascii="Helvetica" w:eastAsia="Times New Roman" w:hAnsi="Helvetica" w:cs="Helvetica"/>
          <w:color w:val="333333"/>
          <w:sz w:val="21"/>
          <w:szCs w:val="21"/>
        </w:rPr>
        <w:t xml:space="preserve"> a given key.</w:t>
      </w:r>
    </w:p>
    <w:p w:rsidR="00492F4E" w:rsidRPr="00492F4E" w:rsidRDefault="00492F4E" w:rsidP="00492F4E">
      <w:pPr>
        <w:shd w:val="clear" w:color="auto" w:fill="FFFFFF"/>
        <w:spacing w:after="0" w:line="240" w:lineRule="auto"/>
        <w:ind w:left="720"/>
        <w:jc w:val="both"/>
        <w:rPr>
          <w:rFonts w:ascii="Helvetica" w:eastAsia="Times New Roman" w:hAnsi="Helvetica" w:cs="Helvetica"/>
          <w:color w:val="333333"/>
          <w:sz w:val="21"/>
          <w:szCs w:val="21"/>
        </w:rPr>
      </w:pPr>
      <w:r w:rsidRPr="00492F4E">
        <w:rPr>
          <w:rFonts w:ascii="Helvetica" w:eastAsia="Times New Roman" w:hAnsi="Helvetica" w:cs="Helvetica"/>
          <w:color w:val="333333"/>
          <w:sz w:val="21"/>
          <w:szCs w:val="21"/>
        </w:rPr>
        <w:br/>
      </w:r>
    </w:p>
    <w:p w:rsidR="00492F4E" w:rsidRPr="00492F4E" w:rsidRDefault="00492F4E" w:rsidP="00255CC1">
      <w:pPr>
        <w:numPr>
          <w:ilvl w:val="0"/>
          <w:numId w:val="14"/>
        </w:numPr>
        <w:shd w:val="clear" w:color="auto" w:fill="FFFFFF"/>
        <w:spacing w:after="150" w:line="240" w:lineRule="auto"/>
        <w:jc w:val="both"/>
        <w:rPr>
          <w:rFonts w:ascii="Helvetica" w:eastAsia="Times New Roman" w:hAnsi="Helvetica" w:cs="Helvetica"/>
          <w:color w:val="333333"/>
          <w:sz w:val="21"/>
          <w:szCs w:val="21"/>
        </w:rPr>
      </w:pPr>
      <w:r w:rsidRPr="00492F4E">
        <w:rPr>
          <w:rFonts w:ascii="Helvetica" w:eastAsia="Times New Roman" w:hAnsi="Helvetica" w:cs="Helvetica"/>
          <w:b/>
          <w:bCs/>
          <w:color w:val="333333"/>
          <w:sz w:val="21"/>
          <w:szCs w:val="21"/>
        </w:rPr>
        <w:t>In this case</w:t>
      </w:r>
      <w:r w:rsidRPr="00492F4E">
        <w:rPr>
          <w:rFonts w:ascii="Helvetica" w:eastAsia="Times New Roman" w:hAnsi="Helvetica" w:cs="Helvetica"/>
          <w:color w:val="333333"/>
          <w:sz w:val="21"/>
          <w:szCs w:val="21"/>
        </w:rPr>
        <w:t xml:space="preserve">, only one word may match the unmasked argument field. By connecting output </w:t>
      </w:r>
      <w:proofErr w:type="spellStart"/>
      <w:r w:rsidRPr="00492F4E">
        <w:rPr>
          <w:rFonts w:ascii="Helvetica" w:eastAsia="Times New Roman" w:hAnsi="Helvetica" w:cs="Helvetica"/>
          <w:color w:val="333333"/>
          <w:sz w:val="21"/>
          <w:szCs w:val="21"/>
        </w:rPr>
        <w:t>M</w:t>
      </w:r>
      <w:r w:rsidRPr="00492F4E">
        <w:rPr>
          <w:rFonts w:ascii="Helvetica" w:eastAsia="Times New Roman" w:hAnsi="Helvetica" w:cs="Helvetica"/>
          <w:color w:val="333333"/>
          <w:sz w:val="16"/>
          <w:szCs w:val="16"/>
          <w:vertAlign w:val="subscript"/>
        </w:rPr>
        <w:t>i</w:t>
      </w:r>
      <w:proofErr w:type="spellEnd"/>
      <w:r w:rsidRPr="00492F4E">
        <w:rPr>
          <w:rFonts w:ascii="Helvetica" w:eastAsia="Times New Roman" w:hAnsi="Helvetica" w:cs="Helvetica"/>
          <w:color w:val="333333"/>
          <w:sz w:val="21"/>
          <w:szCs w:val="21"/>
        </w:rPr>
        <w:t xml:space="preserve"> directly to the </w:t>
      </w:r>
      <w:proofErr w:type="spellStart"/>
      <w:r w:rsidRPr="00492F4E">
        <w:rPr>
          <w:rFonts w:ascii="Helvetica" w:eastAsia="Times New Roman" w:hAnsi="Helvetica" w:cs="Helvetica"/>
          <w:color w:val="333333"/>
          <w:sz w:val="21"/>
          <w:szCs w:val="21"/>
        </w:rPr>
        <w:t>read</w:t>
      </w:r>
      <w:proofErr w:type="spellEnd"/>
      <w:r w:rsidRPr="00492F4E">
        <w:rPr>
          <w:rFonts w:ascii="Helvetica" w:eastAsia="Times New Roman" w:hAnsi="Helvetica" w:cs="Helvetica"/>
          <w:color w:val="333333"/>
          <w:sz w:val="21"/>
          <w:szCs w:val="21"/>
        </w:rPr>
        <w:t xml:space="preserve"> line in the same word position (instead of the M register), the content of the matched word will be presented automatically at the output lines and no special read command signal is needed.</w:t>
      </w:r>
    </w:p>
    <w:p w:rsidR="00480328" w:rsidRDefault="00480328" w:rsidP="00255CC1">
      <w:pPr>
        <w:pStyle w:val="NormalWeb"/>
        <w:numPr>
          <w:ilvl w:val="0"/>
          <w:numId w:val="1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Furthermore,</w:t>
      </w:r>
      <w:r>
        <w:rPr>
          <w:rFonts w:ascii="Helvetica" w:hAnsi="Helvetica" w:cs="Helvetica"/>
          <w:color w:val="333333"/>
          <w:sz w:val="21"/>
          <w:szCs w:val="21"/>
        </w:rPr>
        <w:t> if we exclude words having a zero content, an all-zero output will indicate that no match occurred and that the searched item is not available in memory</w:t>
      </w:r>
    </w:p>
    <w:p w:rsidR="00480328" w:rsidRDefault="00480328" w:rsidP="00480328">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Write Operation</w:t>
      </w:r>
    </w:p>
    <w:p w:rsidR="00480328" w:rsidRPr="00480328" w:rsidRDefault="00480328" w:rsidP="00255CC1">
      <w:pPr>
        <w:numPr>
          <w:ilvl w:val="0"/>
          <w:numId w:val="1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An associative memory</w:t>
      </w:r>
      <w:r w:rsidRPr="00480328">
        <w:rPr>
          <w:rFonts w:ascii="Helvetica" w:eastAsia="Times New Roman" w:hAnsi="Helvetica" w:cs="Helvetica"/>
          <w:color w:val="333333"/>
          <w:sz w:val="21"/>
          <w:szCs w:val="21"/>
        </w:rPr>
        <w:t> must have a write capability for storing the information to be searched.</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Writing</w:t>
      </w:r>
      <w:r w:rsidRPr="00480328">
        <w:rPr>
          <w:rFonts w:ascii="Helvetica" w:eastAsia="Times New Roman" w:hAnsi="Helvetica" w:cs="Helvetica"/>
          <w:color w:val="333333"/>
          <w:sz w:val="21"/>
          <w:szCs w:val="21"/>
        </w:rPr>
        <w:t> in an associative memory can take different forms, depending on the application.</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lastRenderedPageBreak/>
        <w:br/>
      </w:r>
    </w:p>
    <w:p w:rsidR="00480328" w:rsidRPr="00480328" w:rsidRDefault="00480328" w:rsidP="00255CC1">
      <w:pPr>
        <w:numPr>
          <w:ilvl w:val="0"/>
          <w:numId w:val="1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If the entire memory</w:t>
      </w:r>
      <w:r w:rsidRPr="00480328">
        <w:rPr>
          <w:rFonts w:ascii="Helvetica" w:eastAsia="Times New Roman" w:hAnsi="Helvetica" w:cs="Helvetica"/>
          <w:color w:val="333333"/>
          <w:sz w:val="21"/>
          <w:szCs w:val="21"/>
        </w:rPr>
        <w:t> is loaded with new information at once prior to a search operation then the writing can be done by addressing each location in sequence.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This will make</w:t>
      </w:r>
      <w:r w:rsidRPr="00480328">
        <w:rPr>
          <w:rFonts w:ascii="Helvetica" w:eastAsia="Times New Roman" w:hAnsi="Helvetica" w:cs="Helvetica"/>
          <w:color w:val="333333"/>
          <w:sz w:val="21"/>
          <w:szCs w:val="21"/>
        </w:rPr>
        <w:t xml:space="preserve"> the device a </w:t>
      </w:r>
      <w:proofErr w:type="spellStart"/>
      <w:r w:rsidRPr="00480328">
        <w:rPr>
          <w:rFonts w:ascii="Helvetica" w:eastAsia="Times New Roman" w:hAnsi="Helvetica" w:cs="Helvetica"/>
          <w:color w:val="333333"/>
          <w:sz w:val="21"/>
          <w:szCs w:val="21"/>
        </w:rPr>
        <w:t>randomaccess</w:t>
      </w:r>
      <w:proofErr w:type="spellEnd"/>
      <w:r w:rsidRPr="00480328">
        <w:rPr>
          <w:rFonts w:ascii="Helvetica" w:eastAsia="Times New Roman" w:hAnsi="Helvetica" w:cs="Helvetica"/>
          <w:color w:val="333333"/>
          <w:sz w:val="21"/>
          <w:szCs w:val="21"/>
        </w:rPr>
        <w:t xml:space="preserve"> memory for writing and a content addressable memory for reading. The advantage here is that the address for input can be decoded as in a </w:t>
      </w:r>
      <w:proofErr w:type="spellStart"/>
      <w:r w:rsidRPr="00480328">
        <w:rPr>
          <w:rFonts w:ascii="Helvetica" w:eastAsia="Times New Roman" w:hAnsi="Helvetica" w:cs="Helvetica"/>
          <w:color w:val="333333"/>
          <w:sz w:val="21"/>
          <w:szCs w:val="21"/>
        </w:rPr>
        <w:t>randomaccess</w:t>
      </w:r>
      <w:proofErr w:type="spellEnd"/>
      <w:r w:rsidRPr="00480328">
        <w:rPr>
          <w:rFonts w:ascii="Helvetica" w:eastAsia="Times New Roman" w:hAnsi="Helvetica" w:cs="Helvetica"/>
          <w:color w:val="333333"/>
          <w:sz w:val="21"/>
          <w:szCs w:val="21"/>
        </w:rPr>
        <w:t xml:space="preserve">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Thus instead </w:t>
      </w:r>
      <w:r w:rsidRPr="00480328">
        <w:rPr>
          <w:rFonts w:ascii="Helvetica" w:eastAsia="Times New Roman" w:hAnsi="Helvetica" w:cs="Helvetica"/>
          <w:color w:val="333333"/>
          <w:sz w:val="21"/>
          <w:szCs w:val="21"/>
        </w:rPr>
        <w:t>of having m address lines, one for each word in memory, the number of address lines can be reduced by the decoder to d lines, where m = 2</w:t>
      </w:r>
      <w:r w:rsidRPr="00480328">
        <w:rPr>
          <w:rFonts w:ascii="Helvetica" w:eastAsia="Times New Roman" w:hAnsi="Helvetica" w:cs="Helvetica"/>
          <w:color w:val="333333"/>
          <w:sz w:val="16"/>
          <w:szCs w:val="16"/>
          <w:vertAlign w:val="superscript"/>
        </w:rPr>
        <w:t>d</w:t>
      </w:r>
      <w:r w:rsidRPr="00480328">
        <w:rPr>
          <w:rFonts w:ascii="Helvetica" w:eastAsia="Times New Roman" w:hAnsi="Helvetica" w:cs="Helvetica"/>
          <w:color w:val="333333"/>
          <w:sz w:val="21"/>
          <w:szCs w:val="21"/>
        </w:rPr>
        <w:t>.</w:t>
      </w:r>
    </w:p>
    <w:p w:rsidR="00480328" w:rsidRPr="00480328" w:rsidRDefault="00480328" w:rsidP="00255CC1">
      <w:pPr>
        <w:numPr>
          <w:ilvl w:val="0"/>
          <w:numId w:val="1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If unwanted words</w:t>
      </w:r>
      <w:r w:rsidRPr="00480328">
        <w:rPr>
          <w:rFonts w:ascii="Helvetica" w:eastAsia="Times New Roman" w:hAnsi="Helvetica" w:cs="Helvetica"/>
          <w:color w:val="333333"/>
          <w:sz w:val="21"/>
          <w:szCs w:val="21"/>
        </w:rPr>
        <w:t> have to be deleted and new words inserted one at a time, there is a need for a special register to distinguish between active and inactive words.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This register</w:t>
      </w:r>
      <w:r w:rsidRPr="00480328">
        <w:rPr>
          <w:rFonts w:ascii="Helvetica" w:eastAsia="Times New Roman" w:hAnsi="Helvetica" w:cs="Helvetica"/>
          <w:color w:val="333333"/>
          <w:sz w:val="21"/>
          <w:szCs w:val="21"/>
        </w:rPr>
        <w:t>, sometimes called a tag register, would have as many bits as there are words in the memory.</w:t>
      </w:r>
    </w:p>
    <w:p w:rsidR="00480328" w:rsidRPr="00480328" w:rsidRDefault="00480328" w:rsidP="00255CC1">
      <w:pPr>
        <w:numPr>
          <w:ilvl w:val="0"/>
          <w:numId w:val="1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For every active</w:t>
      </w:r>
      <w:r w:rsidRPr="00480328">
        <w:rPr>
          <w:rFonts w:ascii="Helvetica" w:eastAsia="Times New Roman" w:hAnsi="Helvetica" w:cs="Helvetica"/>
          <w:color w:val="333333"/>
          <w:sz w:val="21"/>
          <w:szCs w:val="21"/>
        </w:rPr>
        <w:t> word stored in memory, the corresponding bit in the tag register is set to 1. A word is deleted from memory by clearing its tag bit to 0. Words are stored in memory by scanning the tag register until the first 0 bit is encountered.</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This gives</w:t>
      </w:r>
      <w:r w:rsidRPr="00480328">
        <w:rPr>
          <w:rFonts w:ascii="Helvetica" w:eastAsia="Times New Roman" w:hAnsi="Helvetica" w:cs="Helvetica"/>
          <w:color w:val="333333"/>
          <w:sz w:val="21"/>
          <w:szCs w:val="21"/>
        </w:rPr>
        <w:t xml:space="preserve"> the first available inactive word and a position for writing a new word. After the new word is stored in memory it is made active by setting its tag bit to 1. An unwanted word when deleted from memory can be cleared to all </w:t>
      </w:r>
      <w:proofErr w:type="gramStart"/>
      <w:r w:rsidRPr="00480328">
        <w:rPr>
          <w:rFonts w:ascii="Helvetica" w:eastAsia="Times New Roman" w:hAnsi="Helvetica" w:cs="Helvetica"/>
          <w:color w:val="333333"/>
          <w:sz w:val="21"/>
          <w:szCs w:val="21"/>
        </w:rPr>
        <w:t>0' s</w:t>
      </w:r>
      <w:proofErr w:type="gramEnd"/>
      <w:r w:rsidRPr="00480328">
        <w:rPr>
          <w:rFonts w:ascii="Helvetica" w:eastAsia="Times New Roman" w:hAnsi="Helvetica" w:cs="Helvetica"/>
          <w:color w:val="333333"/>
          <w:sz w:val="21"/>
          <w:szCs w:val="21"/>
        </w:rPr>
        <w:t xml:space="preserve"> if this value is used to specify an empty location.</w:t>
      </w:r>
    </w:p>
    <w:p w:rsidR="00480328" w:rsidRPr="00480328" w:rsidRDefault="00480328" w:rsidP="00255CC1">
      <w:pPr>
        <w:numPr>
          <w:ilvl w:val="0"/>
          <w:numId w:val="1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Moreover</w:t>
      </w:r>
      <w:r w:rsidRPr="00480328">
        <w:rPr>
          <w:rFonts w:ascii="Helvetica" w:eastAsia="Times New Roman" w:hAnsi="Helvetica" w:cs="Helvetica"/>
          <w:color w:val="333333"/>
          <w:sz w:val="21"/>
          <w:szCs w:val="21"/>
        </w:rPr>
        <w:t xml:space="preserve">, the words that have a tag bit of 0 must be masked (together with the </w:t>
      </w:r>
      <w:proofErr w:type="spellStart"/>
      <w:r w:rsidRPr="00480328">
        <w:rPr>
          <w:rFonts w:ascii="Helvetica" w:eastAsia="Times New Roman" w:hAnsi="Helvetica" w:cs="Helvetica"/>
          <w:color w:val="333333"/>
          <w:sz w:val="21"/>
          <w:szCs w:val="21"/>
        </w:rPr>
        <w:t>K</w:t>
      </w:r>
      <w:r w:rsidRPr="00480328">
        <w:rPr>
          <w:rFonts w:ascii="Helvetica" w:eastAsia="Times New Roman" w:hAnsi="Helvetica" w:cs="Helvetica"/>
          <w:color w:val="333333"/>
          <w:sz w:val="16"/>
          <w:szCs w:val="16"/>
          <w:vertAlign w:val="subscript"/>
        </w:rPr>
        <w:t>j</w:t>
      </w:r>
      <w:proofErr w:type="spellEnd"/>
      <w:r w:rsidRPr="00480328">
        <w:rPr>
          <w:rFonts w:ascii="Helvetica" w:eastAsia="Times New Roman" w:hAnsi="Helvetica" w:cs="Helvetica"/>
          <w:color w:val="333333"/>
          <w:sz w:val="21"/>
          <w:szCs w:val="21"/>
        </w:rPr>
        <w:t> bits) with the argument word so that only active words are compared.</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p>
    <w:p w:rsidR="00480328" w:rsidRDefault="00480328" w:rsidP="00480328">
      <w:pPr>
        <w:pStyle w:val="Heading3"/>
        <w:shd w:val="clear" w:color="auto" w:fill="FFFFFF"/>
        <w:spacing w:before="300" w:beforeAutospacing="0" w:after="150" w:afterAutospacing="0"/>
        <w:jc w:val="both"/>
        <w:rPr>
          <w:rFonts w:ascii="inherit" w:hAnsi="inherit" w:cs="Helvetica"/>
          <w:b w:val="0"/>
          <w:bCs w:val="0"/>
          <w:color w:val="333333"/>
          <w:sz w:val="36"/>
          <w:szCs w:val="36"/>
        </w:rPr>
      </w:pPr>
      <w:r>
        <w:rPr>
          <w:rFonts w:ascii="inherit" w:hAnsi="inherit" w:cs="Helvetica"/>
          <w:b w:val="0"/>
          <w:bCs w:val="0"/>
          <w:color w:val="333333"/>
          <w:sz w:val="36"/>
          <w:szCs w:val="36"/>
        </w:rPr>
        <w:t>Cache Memory</w:t>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Analysis</w:t>
      </w:r>
      <w:r w:rsidRPr="00480328">
        <w:rPr>
          <w:rFonts w:ascii="Helvetica" w:eastAsia="Times New Roman" w:hAnsi="Helvetica" w:cs="Helvetica"/>
          <w:color w:val="333333"/>
          <w:sz w:val="21"/>
          <w:szCs w:val="21"/>
        </w:rPr>
        <w:t> of a large number of typical programs has shown that the references to memory at any given interval of time tend to be confined within a few localized areas in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This phenomenon</w:t>
      </w:r>
      <w:r w:rsidRPr="00480328">
        <w:rPr>
          <w:rFonts w:ascii="Helvetica" w:eastAsia="Times New Roman" w:hAnsi="Helvetica" w:cs="Helvetica"/>
          <w:color w:val="333333"/>
          <w:sz w:val="21"/>
          <w:szCs w:val="21"/>
        </w:rPr>
        <w:t> is known as the property of locality of reference locality of reference.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reason</w:t>
      </w:r>
      <w:r w:rsidRPr="00480328">
        <w:rPr>
          <w:rFonts w:ascii="Helvetica" w:eastAsia="Times New Roman" w:hAnsi="Helvetica" w:cs="Helvetica"/>
          <w:color w:val="333333"/>
          <w:sz w:val="21"/>
          <w:szCs w:val="21"/>
        </w:rPr>
        <w:t> for this property may be understood considering that a typical computer program flows in a straight-line fashion with program loops and subroutine calls encountered frequently.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lastRenderedPageBreak/>
        <w:t>When a program</w:t>
      </w:r>
      <w:r w:rsidRPr="00480328">
        <w:rPr>
          <w:rFonts w:ascii="Helvetica" w:eastAsia="Times New Roman" w:hAnsi="Helvetica" w:cs="Helvetica"/>
          <w:color w:val="333333"/>
          <w:sz w:val="21"/>
          <w:szCs w:val="21"/>
        </w:rPr>
        <w:t xml:space="preserve"> loop is executed, the CPU repeatedly refers to the set of instructions in memory that constitute the loop. Every time a given subroutine is called, </w:t>
      </w:r>
      <w:proofErr w:type="gramStart"/>
      <w:r w:rsidRPr="00480328">
        <w:rPr>
          <w:rFonts w:ascii="Helvetica" w:eastAsia="Times New Roman" w:hAnsi="Helvetica" w:cs="Helvetica"/>
          <w:color w:val="333333"/>
          <w:sz w:val="21"/>
          <w:szCs w:val="21"/>
        </w:rPr>
        <w:t>its set of instructions are</w:t>
      </w:r>
      <w:proofErr w:type="gramEnd"/>
      <w:r w:rsidRPr="00480328">
        <w:rPr>
          <w:rFonts w:ascii="Helvetica" w:eastAsia="Times New Roman" w:hAnsi="Helvetica" w:cs="Helvetica"/>
          <w:color w:val="333333"/>
          <w:sz w:val="21"/>
          <w:szCs w:val="21"/>
        </w:rPr>
        <w:t xml:space="preserve"> fetched from memory.</w:t>
      </w:r>
    </w:p>
    <w:p w:rsidR="00480328" w:rsidRDefault="00480328" w:rsidP="00255CC1">
      <w:pPr>
        <w:pStyle w:val="NormalWeb"/>
        <w:numPr>
          <w:ilvl w:val="0"/>
          <w:numId w:val="16"/>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Thus loops</w:t>
      </w:r>
      <w:r>
        <w:rPr>
          <w:rFonts w:ascii="Helvetica" w:hAnsi="Helvetica" w:cs="Helvetica"/>
          <w:color w:val="333333"/>
          <w:sz w:val="21"/>
          <w:szCs w:val="21"/>
        </w:rPr>
        <w:t> and subroutines tend to localize the references to memory for fetching instructions. To a lesser degree, memory references to data also tend to be localized.</w:t>
      </w:r>
    </w:p>
    <w:p w:rsidR="00480328" w:rsidRDefault="00480328" w:rsidP="00255CC1">
      <w:pPr>
        <w:pStyle w:val="NormalWeb"/>
        <w:numPr>
          <w:ilvl w:val="0"/>
          <w:numId w:val="16"/>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Table-lookup</w:t>
      </w:r>
      <w:r>
        <w:rPr>
          <w:rFonts w:ascii="Helvetica" w:hAnsi="Helvetica" w:cs="Helvetica"/>
          <w:color w:val="333333"/>
          <w:sz w:val="21"/>
          <w:szCs w:val="21"/>
        </w:rPr>
        <w:t> procedures repeatedly refer to that portion in memory where the table is stored. Iterative procedures refer to common memory locations and array of numbers are confined within a local portion of memory.</w:t>
      </w:r>
    </w:p>
    <w:p w:rsidR="00480328" w:rsidRDefault="00480328" w:rsidP="00255CC1">
      <w:pPr>
        <w:pStyle w:val="NormalWeb"/>
        <w:numPr>
          <w:ilvl w:val="0"/>
          <w:numId w:val="16"/>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result</w:t>
      </w:r>
      <w:r>
        <w:rPr>
          <w:rFonts w:ascii="Helvetica" w:hAnsi="Helvetica" w:cs="Helvetica"/>
          <w:color w:val="333333"/>
          <w:sz w:val="21"/>
          <w:szCs w:val="21"/>
        </w:rPr>
        <w:t> of all these observations is the locality of reference property, which states that over a short interval of time, the addresses generated by a typical program refer to a few localized areas of memory repeatedly, while the remainder of memory is accessed relatively infrequently.</w:t>
      </w:r>
    </w:p>
    <w:p w:rsidR="00480328" w:rsidRDefault="00480328" w:rsidP="00255CC1">
      <w:pPr>
        <w:pStyle w:val="NormalWeb"/>
        <w:numPr>
          <w:ilvl w:val="0"/>
          <w:numId w:val="16"/>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If the active </w:t>
      </w:r>
      <w:r>
        <w:rPr>
          <w:rFonts w:ascii="Helvetica" w:hAnsi="Helvetica" w:cs="Helvetica"/>
          <w:color w:val="333333"/>
          <w:sz w:val="21"/>
          <w:szCs w:val="21"/>
        </w:rPr>
        <w:t>portions of the program and data are placed in a fast small memory, the average memory access time can be reduced, thus reducing the total execution time of the program.</w:t>
      </w:r>
    </w:p>
    <w:p w:rsidR="00480328" w:rsidRDefault="00480328" w:rsidP="00255CC1">
      <w:pPr>
        <w:pStyle w:val="NormalWeb"/>
        <w:numPr>
          <w:ilvl w:val="0"/>
          <w:numId w:val="16"/>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Such a fast small</w:t>
      </w:r>
      <w:r>
        <w:rPr>
          <w:rFonts w:ascii="Helvetica" w:hAnsi="Helvetica" w:cs="Helvetica"/>
          <w:color w:val="333333"/>
          <w:sz w:val="21"/>
          <w:szCs w:val="21"/>
        </w:rPr>
        <w:t xml:space="preserve"> memory is referred to as a cache memory. It is placed between the CPU and main memory as illustrated in Fig. </w:t>
      </w:r>
      <w:proofErr w:type="gramStart"/>
      <w:r>
        <w:rPr>
          <w:rFonts w:ascii="Helvetica" w:hAnsi="Helvetica" w:cs="Helvetica"/>
          <w:color w:val="333333"/>
          <w:sz w:val="21"/>
          <w:szCs w:val="21"/>
        </w:rPr>
        <w:t>1 .</w:t>
      </w:r>
      <w:proofErr w:type="gramEnd"/>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cache memory access</w:t>
      </w:r>
      <w:r w:rsidRPr="00480328">
        <w:rPr>
          <w:rFonts w:ascii="Helvetica" w:eastAsia="Times New Roman" w:hAnsi="Helvetica" w:cs="Helvetica"/>
          <w:color w:val="333333"/>
          <w:sz w:val="21"/>
          <w:szCs w:val="21"/>
        </w:rPr>
        <w:t> time is less than the access time of main memory by a factor of 5 to 10. The cache is the fastest component in the memory hierarchy and approaches the speed of CPU components.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fundamental idea</w:t>
      </w:r>
      <w:r w:rsidRPr="00480328">
        <w:rPr>
          <w:rFonts w:ascii="Helvetica" w:eastAsia="Times New Roman" w:hAnsi="Helvetica" w:cs="Helvetica"/>
          <w:color w:val="333333"/>
          <w:sz w:val="21"/>
          <w:szCs w:val="21"/>
        </w:rPr>
        <w:t> of cache organization is that by keeping the most frequently accessed instructions and data in the fast cache memory, the aver-age memory access time will approach the access time of the cache.</w:t>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Although</w:t>
      </w:r>
      <w:r w:rsidRPr="00480328">
        <w:rPr>
          <w:rFonts w:ascii="Helvetica" w:eastAsia="Times New Roman" w:hAnsi="Helvetica" w:cs="Helvetica"/>
          <w:color w:val="333333"/>
          <w:sz w:val="21"/>
          <w:szCs w:val="21"/>
        </w:rPr>
        <w:t> the cache is only a small fraction of the size of main memory, a large fraction of memory requests will be found in the fast cache memory because of the locality of reference property of programs.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basic operation</w:t>
      </w:r>
      <w:r w:rsidRPr="00480328">
        <w:rPr>
          <w:rFonts w:ascii="Helvetica" w:eastAsia="Times New Roman" w:hAnsi="Helvetica" w:cs="Helvetica"/>
          <w:color w:val="333333"/>
          <w:sz w:val="21"/>
          <w:szCs w:val="21"/>
        </w:rPr>
        <w:t> of the cache is as follows. When the CPU needs to access memory, the cache is examined. If the word is found in the cache, it is read from the fast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If the word addressed</w:t>
      </w:r>
      <w:r w:rsidRPr="00480328">
        <w:rPr>
          <w:rFonts w:ascii="Helvetica" w:eastAsia="Times New Roman" w:hAnsi="Helvetica" w:cs="Helvetica"/>
          <w:color w:val="333333"/>
          <w:sz w:val="21"/>
          <w:szCs w:val="21"/>
        </w:rPr>
        <w:t> by the CPU is not found in the cache, the main memory is accessed to read the word. A block of words containing the one just accessed is then transferred from main memory to cache memory. The block size may vary from one word (the one just accessed) to about 16 words adjacent to the one just accessed. In this manner, some data are transferred to cache so that future references to memory find the required words in the fast cache memory.</w:t>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performance</w:t>
      </w:r>
      <w:r w:rsidRPr="00480328">
        <w:rPr>
          <w:rFonts w:ascii="Helvetica" w:eastAsia="Times New Roman" w:hAnsi="Helvetica" w:cs="Helvetica"/>
          <w:color w:val="333333"/>
          <w:sz w:val="21"/>
          <w:szCs w:val="21"/>
        </w:rPr>
        <w:t xml:space="preserve"> of cache memory is frequently measured in terms of a quantity called hit </w:t>
      </w:r>
      <w:proofErr w:type="gramStart"/>
      <w:r w:rsidRPr="00480328">
        <w:rPr>
          <w:rFonts w:ascii="Helvetica" w:eastAsia="Times New Roman" w:hAnsi="Helvetica" w:cs="Helvetica"/>
          <w:color w:val="333333"/>
          <w:sz w:val="21"/>
          <w:szCs w:val="21"/>
        </w:rPr>
        <w:t>ratio .</w:t>
      </w:r>
      <w:proofErr w:type="gramEnd"/>
      <w:r w:rsidRPr="00480328">
        <w:rPr>
          <w:rFonts w:ascii="Helvetica" w:eastAsia="Times New Roman" w:hAnsi="Helvetica" w:cs="Helvetica"/>
          <w:color w:val="333333"/>
          <w:sz w:val="21"/>
          <w:szCs w:val="21"/>
        </w:rPr>
        <w:t xml:space="preserve"> When the CPU refers to memory and finds the word in cache, it is said to produce a hit. If the word is not found in cache, it is in main memory and it counts as a miss.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lastRenderedPageBreak/>
        <w:t>The ratio of the number of hits divided</w:t>
      </w:r>
      <w:r w:rsidRPr="00480328">
        <w:rPr>
          <w:rFonts w:ascii="Helvetica" w:eastAsia="Times New Roman" w:hAnsi="Helvetica" w:cs="Helvetica"/>
          <w:color w:val="333333"/>
          <w:sz w:val="21"/>
          <w:szCs w:val="21"/>
        </w:rPr>
        <w:t> by the total CPU references to memory (hits plus misses) is the hit ratio.</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w:t>
      </w:r>
      <w:r w:rsidRPr="00480328">
        <w:rPr>
          <w:rFonts w:ascii="Helvetica" w:eastAsia="Times New Roman" w:hAnsi="Helvetica" w:cs="Helvetica"/>
          <w:color w:val="333333"/>
          <w:sz w:val="21"/>
          <w:szCs w:val="21"/>
        </w:rPr>
        <w:t> hit ratio is best measured experimentally by running representative programs in the computer and measuring the number of hits and misses during a given interval of time.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Hit ratios</w:t>
      </w:r>
      <w:r w:rsidRPr="00480328">
        <w:rPr>
          <w:rFonts w:ascii="Helvetica" w:eastAsia="Times New Roman" w:hAnsi="Helvetica" w:cs="Helvetica"/>
          <w:color w:val="333333"/>
          <w:sz w:val="21"/>
          <w:szCs w:val="21"/>
        </w:rPr>
        <w:t> of 0.9 and higher have been reported. This high ratio verifies the validity of the locality of reference property.</w:t>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average memory</w:t>
      </w:r>
      <w:r w:rsidRPr="00480328">
        <w:rPr>
          <w:rFonts w:ascii="Helvetica" w:eastAsia="Times New Roman" w:hAnsi="Helvetica" w:cs="Helvetica"/>
          <w:color w:val="333333"/>
          <w:sz w:val="21"/>
          <w:szCs w:val="21"/>
        </w:rPr>
        <w:t> access time of a computer system can be improved considerably by use of a cache. If the hit ratio is high enough so that most of the time the CPU accesses the cache instead of main memory, the average access time is closer to the access time of the fast cache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For example,</w:t>
      </w:r>
      <w:r w:rsidRPr="00480328">
        <w:rPr>
          <w:rFonts w:ascii="Helvetica" w:eastAsia="Times New Roman" w:hAnsi="Helvetica" w:cs="Helvetica"/>
          <w:color w:val="333333"/>
          <w:sz w:val="21"/>
          <w:szCs w:val="21"/>
        </w:rPr>
        <w:t> a computer with cache access time of 100 ns, a main memory access time of 1000 ns, and a hit ratio of 0.9 produces an average access time of 200 ns. This is a considerable improvement over a similar computer without a cache memory, whose access time is 1000 ns.</w:t>
      </w:r>
    </w:p>
    <w:p w:rsidR="00480328" w:rsidRDefault="00480328" w:rsidP="00255CC1">
      <w:pPr>
        <w:pStyle w:val="NormalWeb"/>
        <w:numPr>
          <w:ilvl w:val="0"/>
          <w:numId w:val="16"/>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basic characteristic </w:t>
      </w:r>
      <w:r>
        <w:rPr>
          <w:rFonts w:ascii="Helvetica" w:hAnsi="Helvetica" w:cs="Helvetica"/>
          <w:color w:val="333333"/>
          <w:sz w:val="21"/>
          <w:szCs w:val="21"/>
        </w:rPr>
        <w:t>of cache memory is its fast access time. Therefore, very little or no time must be wasted when searching for words in the cache. The transformation of data from main memory to cache memory is referred to as a mapping process.</w:t>
      </w:r>
    </w:p>
    <w:p w:rsidR="00480328" w:rsidRPr="00480328" w:rsidRDefault="00480328" w:rsidP="00255CC1">
      <w:pPr>
        <w:pStyle w:val="ListParagraph"/>
        <w:numPr>
          <w:ilvl w:val="0"/>
          <w:numId w:val="16"/>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480328">
        <w:rPr>
          <w:rFonts w:ascii="Consolas" w:eastAsia="Times New Roman" w:hAnsi="Consolas" w:cs="Consolas"/>
          <w:b/>
          <w:bCs/>
          <w:color w:val="333333"/>
          <w:sz w:val="20"/>
          <w:szCs w:val="20"/>
        </w:rPr>
        <w:t>Three types</w:t>
      </w:r>
      <w:r w:rsidRPr="00480328">
        <w:rPr>
          <w:rFonts w:ascii="Consolas" w:eastAsia="Times New Roman" w:hAnsi="Consolas" w:cs="Consolas"/>
          <w:color w:val="333333"/>
          <w:sz w:val="20"/>
          <w:szCs w:val="20"/>
        </w:rPr>
        <w:t xml:space="preserve"> of mapping procedures are of practical</w:t>
      </w:r>
    </w:p>
    <w:p w:rsidR="00480328" w:rsidRPr="00480328" w:rsidRDefault="00480328" w:rsidP="00255CC1">
      <w:pPr>
        <w:pStyle w:val="ListParagraph"/>
        <w:numPr>
          <w:ilvl w:val="0"/>
          <w:numId w:val="16"/>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480328">
        <w:rPr>
          <w:rFonts w:ascii="Consolas" w:eastAsia="Times New Roman" w:hAnsi="Consolas" w:cs="Consolas"/>
          <w:color w:val="333333"/>
          <w:sz w:val="20"/>
          <w:szCs w:val="20"/>
        </w:rPr>
        <w:t>interest when considering the organization of cache memory:</w:t>
      </w:r>
    </w:p>
    <w:p w:rsidR="00480328" w:rsidRPr="00480328" w:rsidRDefault="00480328" w:rsidP="00255CC1">
      <w:pPr>
        <w:pStyle w:val="ListParagraph"/>
        <w:numPr>
          <w:ilvl w:val="0"/>
          <w:numId w:val="16"/>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480328">
        <w:rPr>
          <w:rFonts w:ascii="Consolas" w:eastAsia="Times New Roman" w:hAnsi="Consolas" w:cs="Consolas"/>
          <w:color w:val="333333"/>
          <w:sz w:val="20"/>
          <w:szCs w:val="20"/>
        </w:rPr>
        <w:t>1. Associative mapping</w:t>
      </w:r>
    </w:p>
    <w:p w:rsidR="00480328" w:rsidRPr="00480328" w:rsidRDefault="00480328" w:rsidP="00255CC1">
      <w:pPr>
        <w:pStyle w:val="ListParagraph"/>
        <w:numPr>
          <w:ilvl w:val="0"/>
          <w:numId w:val="16"/>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480328">
        <w:rPr>
          <w:rFonts w:ascii="Consolas" w:eastAsia="Times New Roman" w:hAnsi="Consolas" w:cs="Consolas"/>
          <w:color w:val="333333"/>
          <w:sz w:val="20"/>
          <w:szCs w:val="20"/>
        </w:rPr>
        <w:t>2. Direct mapping</w:t>
      </w:r>
    </w:p>
    <w:p w:rsidR="00480328" w:rsidRPr="00480328" w:rsidRDefault="00480328" w:rsidP="00255CC1">
      <w:pPr>
        <w:pStyle w:val="ListParagraph"/>
        <w:numPr>
          <w:ilvl w:val="0"/>
          <w:numId w:val="16"/>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480328">
        <w:rPr>
          <w:rFonts w:ascii="Consolas" w:eastAsia="Times New Roman" w:hAnsi="Consolas" w:cs="Consolas"/>
          <w:color w:val="333333"/>
          <w:sz w:val="20"/>
          <w:szCs w:val="20"/>
        </w:rPr>
        <w:t>3. Set-associative mapping</w:t>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To help</w:t>
      </w:r>
      <w:r w:rsidRPr="00480328">
        <w:rPr>
          <w:rFonts w:ascii="Helvetica" w:eastAsia="Times New Roman" w:hAnsi="Helvetica" w:cs="Helvetica"/>
          <w:color w:val="333333"/>
          <w:sz w:val="21"/>
          <w:szCs w:val="21"/>
        </w:rPr>
        <w:t xml:space="preserve"> in the discussion of these three mapping procedures we </w:t>
      </w:r>
      <w:proofErr w:type="spellStart"/>
      <w:r w:rsidRPr="00480328">
        <w:rPr>
          <w:rFonts w:ascii="Helvetica" w:eastAsia="Times New Roman" w:hAnsi="Helvetica" w:cs="Helvetica"/>
          <w:color w:val="333333"/>
          <w:sz w:val="21"/>
          <w:szCs w:val="21"/>
        </w:rPr>
        <w:t>wi</w:t>
      </w:r>
      <w:proofErr w:type="spellEnd"/>
      <w:proofErr w:type="gramStart"/>
      <w:r w:rsidRPr="00480328">
        <w:rPr>
          <w:rFonts w:ascii="Helvetica" w:eastAsia="Times New Roman" w:hAnsi="Helvetica" w:cs="Helvetica"/>
          <w:color w:val="333333"/>
          <w:sz w:val="21"/>
          <w:szCs w:val="21"/>
        </w:rPr>
        <w:t>)l</w:t>
      </w:r>
      <w:proofErr w:type="gramEnd"/>
      <w:r w:rsidRPr="00480328">
        <w:rPr>
          <w:rFonts w:ascii="Helvetica" w:eastAsia="Times New Roman" w:hAnsi="Helvetica" w:cs="Helvetica"/>
          <w:color w:val="333333"/>
          <w:sz w:val="21"/>
          <w:szCs w:val="21"/>
        </w:rPr>
        <w:t xml:space="preserve"> use a specific example of a memory organization as shown in Fig. 10. The main memory can store 32K words of 12 bits each.</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cache</w:t>
      </w:r>
      <w:r w:rsidRPr="00480328">
        <w:rPr>
          <w:rFonts w:ascii="Helvetica" w:eastAsia="Times New Roman" w:hAnsi="Helvetica" w:cs="Helvetica"/>
          <w:color w:val="333333"/>
          <w:sz w:val="21"/>
          <w:szCs w:val="21"/>
        </w:rPr>
        <w:t> is capable of storing 512 of these words at any given time. For every word stored in cache, there is a duplicate copy in main memory.</w:t>
      </w:r>
    </w:p>
    <w:p w:rsidR="00492F4E"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Pr>
          <w:noProof/>
        </w:rPr>
        <w:lastRenderedPageBreak/>
        <w:drawing>
          <wp:inline distT="0" distB="0" distL="0" distR="0">
            <wp:extent cx="4826635" cy="1772920"/>
            <wp:effectExtent l="0" t="0" r="0" b="0"/>
            <wp:docPr id="18" name="Picture 18" descr="cache-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che-memo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6635" cy="1772920"/>
                    </a:xfrm>
                    <a:prstGeom prst="rect">
                      <a:avLst/>
                    </a:prstGeom>
                    <a:noFill/>
                    <a:ln>
                      <a:noFill/>
                    </a:ln>
                  </pic:spPr>
                </pic:pic>
              </a:graphicData>
            </a:graphic>
          </wp:inline>
        </w:drawing>
      </w:r>
    </w:p>
    <w:p w:rsidR="00480328" w:rsidRPr="00480328" w:rsidRDefault="00480328" w:rsidP="00255CC1">
      <w:pPr>
        <w:numPr>
          <w:ilvl w:val="0"/>
          <w:numId w:val="17"/>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CPU</w:t>
      </w:r>
      <w:r w:rsidRPr="00480328">
        <w:rPr>
          <w:rFonts w:ascii="Helvetica" w:eastAsia="Times New Roman" w:hAnsi="Helvetica" w:cs="Helvetica"/>
          <w:color w:val="333333"/>
          <w:sz w:val="21"/>
          <w:szCs w:val="21"/>
        </w:rPr>
        <w:t> communicates with both memories. It first sends a 15-bit address to cache. If there is a hit, the CPU accepts the 12-bit data from cache. If there is a miss, the CPU reads the word from main memory and the word is then transferred to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p>
    <w:p w:rsidR="00480328" w:rsidRDefault="00480328" w:rsidP="00480328">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Associative Mapping</w:t>
      </w:r>
    </w:p>
    <w:p w:rsidR="00480328" w:rsidRPr="00480328" w:rsidRDefault="00480328" w:rsidP="00255CC1">
      <w:pPr>
        <w:numPr>
          <w:ilvl w:val="0"/>
          <w:numId w:val="1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fastest</w:t>
      </w:r>
      <w:r w:rsidRPr="00480328">
        <w:rPr>
          <w:rFonts w:ascii="Helvetica" w:eastAsia="Times New Roman" w:hAnsi="Helvetica" w:cs="Helvetica"/>
          <w:color w:val="333333"/>
          <w:sz w:val="21"/>
          <w:szCs w:val="21"/>
        </w:rPr>
        <w:t> and most flexible cache organization uses an associative memory. This organization is illustrated in Fig. 11.</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associative memory </w:t>
      </w:r>
      <w:r w:rsidRPr="00480328">
        <w:rPr>
          <w:rFonts w:ascii="Helvetica" w:eastAsia="Times New Roman" w:hAnsi="Helvetica" w:cs="Helvetica"/>
          <w:color w:val="333333"/>
          <w:sz w:val="21"/>
          <w:szCs w:val="21"/>
        </w:rPr>
        <w:t>stores both the address and content (data) of the memory word.</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This permits any</w:t>
      </w:r>
      <w:r w:rsidRPr="00480328">
        <w:rPr>
          <w:rFonts w:ascii="Helvetica" w:eastAsia="Times New Roman" w:hAnsi="Helvetica" w:cs="Helvetica"/>
          <w:color w:val="333333"/>
          <w:sz w:val="21"/>
          <w:szCs w:val="21"/>
        </w:rPr>
        <w:t> location in cache to store any word from main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diagram shows</w:t>
      </w:r>
      <w:r w:rsidRPr="00480328">
        <w:rPr>
          <w:rFonts w:ascii="Helvetica" w:eastAsia="Times New Roman" w:hAnsi="Helvetica" w:cs="Helvetica"/>
          <w:color w:val="333333"/>
          <w:sz w:val="21"/>
          <w:szCs w:val="21"/>
        </w:rPr>
        <w:t> three words presently stored in the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address value</w:t>
      </w:r>
      <w:r w:rsidRPr="00480328">
        <w:rPr>
          <w:rFonts w:ascii="Helvetica" w:eastAsia="Times New Roman" w:hAnsi="Helvetica" w:cs="Helvetica"/>
          <w:color w:val="333333"/>
          <w:sz w:val="21"/>
          <w:szCs w:val="21"/>
        </w:rPr>
        <w:t> of 15 bits is shown as a five-digit octal number and its corresponding 12-bit word is shown as a four-digit octal number.</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 CPU address</w:t>
      </w:r>
      <w:r w:rsidRPr="00480328">
        <w:rPr>
          <w:rFonts w:ascii="Helvetica" w:eastAsia="Times New Roman" w:hAnsi="Helvetica" w:cs="Helvetica"/>
          <w:color w:val="333333"/>
          <w:sz w:val="21"/>
          <w:szCs w:val="21"/>
        </w:rPr>
        <w:t> of 15 bits is placed in the argument register and the associative memory is searched for a matching address.</w:t>
      </w:r>
    </w:p>
    <w:p w:rsid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Pr>
          <w:noProof/>
        </w:rPr>
        <w:lastRenderedPageBreak/>
        <w:drawing>
          <wp:inline distT="0" distB="0" distL="0" distR="0">
            <wp:extent cx="4866005" cy="4325620"/>
            <wp:effectExtent l="0" t="0" r="0" b="0"/>
            <wp:docPr id="19" name="Picture 19" descr="associative-mapping-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ssociative-mapping-cach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6005" cy="4325620"/>
                    </a:xfrm>
                    <a:prstGeom prst="rect">
                      <a:avLst/>
                    </a:prstGeom>
                    <a:noFill/>
                    <a:ln>
                      <a:noFill/>
                    </a:ln>
                  </pic:spPr>
                </pic:pic>
              </a:graphicData>
            </a:graphic>
          </wp:inline>
        </w:drawing>
      </w:r>
    </w:p>
    <w:p w:rsidR="00480328" w:rsidRPr="00480328" w:rsidRDefault="00480328" w:rsidP="00255CC1">
      <w:pPr>
        <w:numPr>
          <w:ilvl w:val="0"/>
          <w:numId w:val="1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If the address</w:t>
      </w:r>
      <w:r w:rsidRPr="00480328">
        <w:rPr>
          <w:rFonts w:ascii="Helvetica" w:eastAsia="Times New Roman" w:hAnsi="Helvetica" w:cs="Helvetica"/>
          <w:color w:val="333333"/>
          <w:sz w:val="21"/>
          <w:szCs w:val="21"/>
        </w:rPr>
        <w:t> is found, the corresponding 12-bit data is read and sent to the CPU.</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If no match occurs</w:t>
      </w:r>
      <w:r w:rsidRPr="00480328">
        <w:rPr>
          <w:rFonts w:ascii="Helvetica" w:eastAsia="Times New Roman" w:hAnsi="Helvetica" w:cs="Helvetica"/>
          <w:color w:val="333333"/>
          <w:sz w:val="21"/>
          <w:szCs w:val="21"/>
        </w:rPr>
        <w:t>, the main memory is accessed for the word. The address--data pair is then transferred to the associative cache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If the cache</w:t>
      </w:r>
      <w:r w:rsidRPr="00480328">
        <w:rPr>
          <w:rFonts w:ascii="Helvetica" w:eastAsia="Times New Roman" w:hAnsi="Helvetica" w:cs="Helvetica"/>
          <w:color w:val="333333"/>
          <w:sz w:val="21"/>
          <w:szCs w:val="21"/>
        </w:rPr>
        <w:t> is full, an address--data pair must be displaced to make room for a pair that is needed and not presently in the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decision</w:t>
      </w:r>
      <w:r w:rsidRPr="00480328">
        <w:rPr>
          <w:rFonts w:ascii="Helvetica" w:eastAsia="Times New Roman" w:hAnsi="Helvetica" w:cs="Helvetica"/>
          <w:color w:val="333333"/>
          <w:sz w:val="21"/>
          <w:szCs w:val="21"/>
        </w:rPr>
        <w:t> as to what pair is replaced is determined from the replacement algorithm that the designer chooses for the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 simple procedure </w:t>
      </w:r>
      <w:r w:rsidRPr="00480328">
        <w:rPr>
          <w:rFonts w:ascii="Helvetica" w:eastAsia="Times New Roman" w:hAnsi="Helvetica" w:cs="Helvetica"/>
          <w:color w:val="333333"/>
          <w:sz w:val="21"/>
          <w:szCs w:val="21"/>
        </w:rPr>
        <w:t>is to replace cells of the cache in round-robin order whenever a new word is requested from main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1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This constitutes</w:t>
      </w:r>
      <w:r w:rsidRPr="00480328">
        <w:rPr>
          <w:rFonts w:ascii="Helvetica" w:eastAsia="Times New Roman" w:hAnsi="Helvetica" w:cs="Helvetica"/>
          <w:color w:val="333333"/>
          <w:sz w:val="21"/>
          <w:szCs w:val="21"/>
        </w:rPr>
        <w:t> a first-in first-out (FIFO) replacement policy.</w:t>
      </w:r>
    </w:p>
    <w:p w:rsidR="00480328" w:rsidRDefault="00480328" w:rsidP="00480328">
      <w:pPr>
        <w:pStyle w:val="Heading3"/>
        <w:shd w:val="clear" w:color="auto" w:fill="FFFFFF"/>
        <w:spacing w:before="300" w:beforeAutospacing="0" w:after="150" w:afterAutospacing="0"/>
        <w:jc w:val="both"/>
        <w:rPr>
          <w:rFonts w:ascii="inherit" w:hAnsi="inherit" w:cs="Helvetica"/>
          <w:b w:val="0"/>
          <w:bCs w:val="0"/>
          <w:color w:val="333333"/>
          <w:sz w:val="36"/>
          <w:szCs w:val="36"/>
        </w:rPr>
      </w:pPr>
      <w:r>
        <w:rPr>
          <w:rFonts w:ascii="inherit" w:hAnsi="inherit" w:cs="Helvetica"/>
          <w:b w:val="0"/>
          <w:bCs w:val="0"/>
          <w:color w:val="333333"/>
          <w:sz w:val="36"/>
          <w:szCs w:val="36"/>
        </w:rPr>
        <w:lastRenderedPageBreak/>
        <w:t>Direct Mapping</w:t>
      </w:r>
    </w:p>
    <w:p w:rsidR="00480328" w:rsidRDefault="00480328" w:rsidP="00255CC1">
      <w:pPr>
        <w:pStyle w:val="NormalWeb"/>
        <w:numPr>
          <w:ilvl w:val="0"/>
          <w:numId w:val="20"/>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Associative memories</w:t>
      </w:r>
      <w:r>
        <w:rPr>
          <w:rFonts w:ascii="Helvetica" w:hAnsi="Helvetica" w:cs="Helvetica"/>
          <w:color w:val="333333"/>
          <w:sz w:val="21"/>
          <w:szCs w:val="21"/>
        </w:rPr>
        <w:t> are expensive compared to random-access memories because of the added logic associated with each cell.</w:t>
      </w:r>
    </w:p>
    <w:p w:rsid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Pr>
          <w:noProof/>
        </w:rPr>
        <w:drawing>
          <wp:inline distT="0" distB="0" distL="0" distR="0">
            <wp:extent cx="5943600" cy="3030254"/>
            <wp:effectExtent l="0" t="0" r="0" b="0"/>
            <wp:docPr id="20" name="Picture 20" descr="relationship-beteen-main-and-cache-mem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lationship-beteen-main-and-cache-memor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30254"/>
                    </a:xfrm>
                    <a:prstGeom prst="rect">
                      <a:avLst/>
                    </a:prstGeom>
                    <a:noFill/>
                    <a:ln>
                      <a:noFill/>
                    </a:ln>
                  </pic:spPr>
                </pic:pic>
              </a:graphicData>
            </a:graphic>
          </wp:inline>
        </w:drawing>
      </w:r>
    </w:p>
    <w:p w:rsid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p>
    <w:p w:rsidR="00480328" w:rsidRPr="00480328" w:rsidRDefault="00480328" w:rsidP="00255CC1">
      <w:pPr>
        <w:numPr>
          <w:ilvl w:val="0"/>
          <w:numId w:val="21"/>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br/>
        <w:t>The possibility</w:t>
      </w:r>
      <w:r w:rsidRPr="00480328">
        <w:rPr>
          <w:rFonts w:ascii="Helvetica" w:eastAsia="Times New Roman" w:hAnsi="Helvetica" w:cs="Helvetica"/>
          <w:color w:val="333333"/>
          <w:sz w:val="21"/>
          <w:szCs w:val="21"/>
        </w:rPr>
        <w:t> of using a random-access memory for the cache is investigated in Fig. 12.</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1"/>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CPU</w:t>
      </w:r>
      <w:r w:rsidRPr="00480328">
        <w:rPr>
          <w:rFonts w:ascii="Helvetica" w:eastAsia="Times New Roman" w:hAnsi="Helvetica" w:cs="Helvetica"/>
          <w:color w:val="333333"/>
          <w:sz w:val="21"/>
          <w:szCs w:val="21"/>
        </w:rPr>
        <w:t> address of 15 bits is divided into two fields. The nine least significant bits constitute the index field and the remaining six bits form the tag field.</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1"/>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figure</w:t>
      </w:r>
      <w:r w:rsidRPr="00480328">
        <w:rPr>
          <w:rFonts w:ascii="Helvetica" w:eastAsia="Times New Roman" w:hAnsi="Helvetica" w:cs="Helvetica"/>
          <w:color w:val="333333"/>
          <w:sz w:val="21"/>
          <w:szCs w:val="21"/>
        </w:rPr>
        <w:t> shows that main memory needs an address that includes both the tag and the index bits.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1"/>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number of bits</w:t>
      </w:r>
      <w:r w:rsidRPr="00480328">
        <w:rPr>
          <w:rFonts w:ascii="Helvetica" w:eastAsia="Times New Roman" w:hAnsi="Helvetica" w:cs="Helvetica"/>
          <w:color w:val="333333"/>
          <w:sz w:val="21"/>
          <w:szCs w:val="21"/>
        </w:rPr>
        <w:t> in the index field is equal to the number of address bits required to access the cache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1"/>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In the general case,</w:t>
      </w:r>
      <w:r w:rsidRPr="00480328">
        <w:rPr>
          <w:rFonts w:ascii="Helvetica" w:eastAsia="Times New Roman" w:hAnsi="Helvetica" w:cs="Helvetica"/>
          <w:color w:val="333333"/>
          <w:sz w:val="21"/>
          <w:szCs w:val="21"/>
        </w:rPr>
        <w:t> there are 2</w:t>
      </w:r>
      <w:r w:rsidRPr="00480328">
        <w:rPr>
          <w:rFonts w:ascii="Helvetica" w:eastAsia="Times New Roman" w:hAnsi="Helvetica" w:cs="Helvetica"/>
          <w:color w:val="333333"/>
          <w:sz w:val="16"/>
          <w:szCs w:val="16"/>
          <w:vertAlign w:val="superscript"/>
        </w:rPr>
        <w:t>k</w:t>
      </w:r>
      <w:r w:rsidRPr="00480328">
        <w:rPr>
          <w:rFonts w:ascii="Helvetica" w:eastAsia="Times New Roman" w:hAnsi="Helvetica" w:cs="Helvetica"/>
          <w:color w:val="333333"/>
          <w:sz w:val="21"/>
          <w:szCs w:val="21"/>
        </w:rPr>
        <w:t> words in cache memory and 2</w:t>
      </w:r>
      <w:r w:rsidRPr="00480328">
        <w:rPr>
          <w:rFonts w:ascii="Helvetica" w:eastAsia="Times New Roman" w:hAnsi="Helvetica" w:cs="Helvetica"/>
          <w:color w:val="333333"/>
          <w:sz w:val="16"/>
          <w:szCs w:val="16"/>
          <w:vertAlign w:val="superscript"/>
        </w:rPr>
        <w:t>n</w:t>
      </w:r>
      <w:r w:rsidRPr="00480328">
        <w:rPr>
          <w:rFonts w:ascii="Helvetica" w:eastAsia="Times New Roman" w:hAnsi="Helvetica" w:cs="Helvetica"/>
          <w:color w:val="333333"/>
          <w:sz w:val="21"/>
          <w:szCs w:val="21"/>
        </w:rPr>
        <w:t> words in main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1"/>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n-bit memory address</w:t>
      </w:r>
      <w:r w:rsidRPr="00480328">
        <w:rPr>
          <w:rFonts w:ascii="Helvetica" w:eastAsia="Times New Roman" w:hAnsi="Helvetica" w:cs="Helvetica"/>
          <w:color w:val="333333"/>
          <w:sz w:val="21"/>
          <w:szCs w:val="21"/>
        </w:rPr>
        <w:t> is divided into two fields: k bits for the index field and n - k bits for the tag field.</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1"/>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lastRenderedPageBreak/>
        <w:t>The direct mapping cache</w:t>
      </w:r>
      <w:r w:rsidRPr="00480328">
        <w:rPr>
          <w:rFonts w:ascii="Helvetica" w:eastAsia="Times New Roman" w:hAnsi="Helvetica" w:cs="Helvetica"/>
          <w:color w:val="333333"/>
          <w:sz w:val="21"/>
          <w:szCs w:val="21"/>
        </w:rPr>
        <w:t> organization uses the n-bit address to access the main memory and the k-bit index to access the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1"/>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internal</w:t>
      </w:r>
      <w:r w:rsidRPr="00480328">
        <w:rPr>
          <w:rFonts w:ascii="Helvetica" w:eastAsia="Times New Roman" w:hAnsi="Helvetica" w:cs="Helvetica"/>
          <w:color w:val="333333"/>
          <w:sz w:val="21"/>
          <w:szCs w:val="21"/>
        </w:rPr>
        <w:t> organization of the words in the cache memory is as shown in Fig. 13(b).</w:t>
      </w:r>
    </w:p>
    <w:p w:rsid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Pr>
          <w:noProof/>
        </w:rPr>
        <w:drawing>
          <wp:inline distT="0" distB="0" distL="0" distR="0">
            <wp:extent cx="5943600" cy="5104525"/>
            <wp:effectExtent l="0" t="0" r="0" b="1270"/>
            <wp:docPr id="21" name="Picture 21" descr="direct-mapping-cache-organ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rect-mapping-cache-organiz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04525"/>
                    </a:xfrm>
                    <a:prstGeom prst="rect">
                      <a:avLst/>
                    </a:prstGeom>
                    <a:noFill/>
                    <a:ln>
                      <a:noFill/>
                    </a:ln>
                  </pic:spPr>
                </pic:pic>
              </a:graphicData>
            </a:graphic>
          </wp:inline>
        </w:drawing>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Each word</w:t>
      </w:r>
      <w:r w:rsidRPr="00480328">
        <w:rPr>
          <w:rFonts w:ascii="Helvetica" w:eastAsia="Times New Roman" w:hAnsi="Helvetica" w:cs="Helvetica"/>
          <w:color w:val="333333"/>
          <w:sz w:val="21"/>
          <w:szCs w:val="21"/>
        </w:rPr>
        <w:t> in cache consists of the data word and its associated tag.</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When a new word </w:t>
      </w:r>
      <w:r w:rsidRPr="00480328">
        <w:rPr>
          <w:rFonts w:ascii="Helvetica" w:eastAsia="Times New Roman" w:hAnsi="Helvetica" w:cs="Helvetica"/>
          <w:color w:val="333333"/>
          <w:sz w:val="21"/>
          <w:szCs w:val="21"/>
        </w:rPr>
        <w:t>is first brought into the cache, the tag bits are stored alongside the data bits.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When the CPU generates</w:t>
      </w:r>
      <w:r w:rsidRPr="00480328">
        <w:rPr>
          <w:rFonts w:ascii="Helvetica" w:eastAsia="Times New Roman" w:hAnsi="Helvetica" w:cs="Helvetica"/>
          <w:color w:val="333333"/>
          <w:sz w:val="21"/>
          <w:szCs w:val="21"/>
        </w:rPr>
        <w:t> a memory request, the index field is used for the address to access the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tag field</w:t>
      </w:r>
      <w:r w:rsidRPr="00480328">
        <w:rPr>
          <w:rFonts w:ascii="Helvetica" w:eastAsia="Times New Roman" w:hAnsi="Helvetica" w:cs="Helvetica"/>
          <w:color w:val="333333"/>
          <w:sz w:val="21"/>
          <w:szCs w:val="21"/>
        </w:rPr>
        <w:t> of the CPU address is compared with the tag in the word read from the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lastRenderedPageBreak/>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If the two tags</w:t>
      </w:r>
      <w:r w:rsidRPr="00480328">
        <w:rPr>
          <w:rFonts w:ascii="Helvetica" w:eastAsia="Times New Roman" w:hAnsi="Helvetica" w:cs="Helvetica"/>
          <w:color w:val="333333"/>
          <w:sz w:val="21"/>
          <w:szCs w:val="21"/>
        </w:rPr>
        <w:t> match, there is a hit and the desired data word is in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If there is no match</w:t>
      </w:r>
      <w:r w:rsidRPr="00480328">
        <w:rPr>
          <w:rFonts w:ascii="Helvetica" w:eastAsia="Times New Roman" w:hAnsi="Helvetica" w:cs="Helvetica"/>
          <w:color w:val="333333"/>
          <w:sz w:val="21"/>
          <w:szCs w:val="21"/>
        </w:rPr>
        <w:t>, there is a miss and the required word is read from main memory. It is then stored in the cache together with the new tag, replacing the previous value.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disadvantage</w:t>
      </w:r>
      <w:r w:rsidRPr="00480328">
        <w:rPr>
          <w:rFonts w:ascii="Helvetica" w:eastAsia="Times New Roman" w:hAnsi="Helvetica" w:cs="Helvetica"/>
          <w:color w:val="333333"/>
          <w:sz w:val="21"/>
          <w:szCs w:val="21"/>
        </w:rPr>
        <w:t xml:space="preserve"> of direct mapping is that the hit ratio can drop considerably if two or more words whose addresses have the same index but </w:t>
      </w:r>
      <w:proofErr w:type="spellStart"/>
      <w:r w:rsidRPr="00480328">
        <w:rPr>
          <w:rFonts w:ascii="Helvetica" w:eastAsia="Times New Roman" w:hAnsi="Helvetica" w:cs="Helvetica"/>
          <w:color w:val="333333"/>
          <w:sz w:val="21"/>
          <w:szCs w:val="21"/>
        </w:rPr>
        <w:t>differenttags</w:t>
      </w:r>
      <w:proofErr w:type="spellEnd"/>
      <w:r w:rsidRPr="00480328">
        <w:rPr>
          <w:rFonts w:ascii="Helvetica" w:eastAsia="Times New Roman" w:hAnsi="Helvetica" w:cs="Helvetica"/>
          <w:color w:val="333333"/>
          <w:sz w:val="21"/>
          <w:szCs w:val="21"/>
        </w:rPr>
        <w:t xml:space="preserve"> are accessed repeatedly.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However, this possibility</w:t>
      </w:r>
      <w:r w:rsidRPr="00480328">
        <w:rPr>
          <w:rFonts w:ascii="Helvetica" w:eastAsia="Times New Roman" w:hAnsi="Helvetica" w:cs="Helvetica"/>
          <w:color w:val="333333"/>
          <w:sz w:val="21"/>
          <w:szCs w:val="21"/>
        </w:rPr>
        <w:t> is minimized by the fact that such words are relatively far apart in the address range (multiples of 512 locations in this example.)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To see how the direct-mapping</w:t>
      </w:r>
      <w:r w:rsidRPr="00480328">
        <w:rPr>
          <w:rFonts w:ascii="Helvetica" w:eastAsia="Times New Roman" w:hAnsi="Helvetica" w:cs="Helvetica"/>
          <w:color w:val="333333"/>
          <w:sz w:val="21"/>
          <w:szCs w:val="21"/>
        </w:rPr>
        <w:t> organization operates, consider the numerical example shown in Fig. 13. The word at address zero is presently stored in the cache (index = 000, tag = 00, data = 1220).</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Suppose that the CPU</w:t>
      </w:r>
      <w:r w:rsidRPr="00480328">
        <w:rPr>
          <w:rFonts w:ascii="Helvetica" w:eastAsia="Times New Roman" w:hAnsi="Helvetica" w:cs="Helvetica"/>
          <w:color w:val="333333"/>
          <w:sz w:val="21"/>
          <w:szCs w:val="21"/>
        </w:rPr>
        <w:t xml:space="preserve"> now wants to access the word at address 02000. The index address is 000, so it is used to access the cache. The two </w:t>
      </w:r>
      <w:proofErr w:type="spellStart"/>
      <w:r w:rsidRPr="00480328">
        <w:rPr>
          <w:rFonts w:ascii="Helvetica" w:eastAsia="Times New Roman" w:hAnsi="Helvetica" w:cs="Helvetica"/>
          <w:color w:val="333333"/>
          <w:sz w:val="21"/>
          <w:szCs w:val="21"/>
        </w:rPr>
        <w:t>tag_s</w:t>
      </w:r>
      <w:proofErr w:type="spellEnd"/>
      <w:r w:rsidRPr="00480328">
        <w:rPr>
          <w:rFonts w:ascii="Helvetica" w:eastAsia="Times New Roman" w:hAnsi="Helvetica" w:cs="Helvetica"/>
          <w:color w:val="333333"/>
          <w:sz w:val="21"/>
          <w:szCs w:val="21"/>
        </w:rPr>
        <w:t xml:space="preserve"> are then compared.</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cache tag</w:t>
      </w:r>
      <w:r w:rsidRPr="00480328">
        <w:rPr>
          <w:rFonts w:ascii="Helvetica" w:eastAsia="Times New Roman" w:hAnsi="Helvetica" w:cs="Helvetica"/>
          <w:color w:val="333333"/>
          <w:sz w:val="21"/>
          <w:szCs w:val="21"/>
        </w:rPr>
        <w:t> is 00 but the address tag is 02, which does not produce a match. Therefore, the main memory is accessed and the data word 5670 is transferred to the CPU.</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cache word </w:t>
      </w:r>
      <w:r w:rsidRPr="00480328">
        <w:rPr>
          <w:rFonts w:ascii="Helvetica" w:eastAsia="Times New Roman" w:hAnsi="Helvetica" w:cs="Helvetica"/>
          <w:color w:val="333333"/>
          <w:sz w:val="21"/>
          <w:szCs w:val="21"/>
        </w:rPr>
        <w:t>at index address 000 is then replaced with a tag of 02 and data of 5670.</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2"/>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direct-mapping example</w:t>
      </w:r>
      <w:r w:rsidRPr="00480328">
        <w:rPr>
          <w:rFonts w:ascii="Helvetica" w:eastAsia="Times New Roman" w:hAnsi="Helvetica" w:cs="Helvetica"/>
          <w:color w:val="333333"/>
          <w:sz w:val="21"/>
          <w:szCs w:val="21"/>
        </w:rPr>
        <w:t> just described uses a block size of one word. The same organization but using a block size of B words is shown in Fig. 14.</w:t>
      </w:r>
    </w:p>
    <w:p w:rsid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Pr>
          <w:noProof/>
        </w:rPr>
        <w:lastRenderedPageBreak/>
        <w:drawing>
          <wp:inline distT="0" distB="0" distL="0" distR="0">
            <wp:extent cx="5502275" cy="4007485"/>
            <wp:effectExtent l="0" t="0" r="3175" b="0"/>
            <wp:docPr id="22" name="Picture 22" descr="direct-mapping-cache-with-block-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rect-mapping-cache-with-block-si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2275" cy="4007485"/>
                    </a:xfrm>
                    <a:prstGeom prst="rect">
                      <a:avLst/>
                    </a:prstGeom>
                    <a:noFill/>
                    <a:ln>
                      <a:noFill/>
                    </a:ln>
                  </pic:spPr>
                </pic:pic>
              </a:graphicData>
            </a:graphic>
          </wp:inline>
        </w:drawing>
      </w:r>
    </w:p>
    <w:p w:rsidR="00480328" w:rsidRPr="00480328" w:rsidRDefault="00480328" w:rsidP="00255CC1">
      <w:pPr>
        <w:numPr>
          <w:ilvl w:val="0"/>
          <w:numId w:val="23"/>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index field </w:t>
      </w:r>
      <w:r w:rsidRPr="00480328">
        <w:rPr>
          <w:rFonts w:ascii="Helvetica" w:eastAsia="Times New Roman" w:hAnsi="Helvetica" w:cs="Helvetica"/>
          <w:color w:val="333333"/>
          <w:sz w:val="21"/>
          <w:szCs w:val="21"/>
        </w:rPr>
        <w:t>is now divided into two parts: the block field and the word field.</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3"/>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In a 512-word cache</w:t>
      </w:r>
      <w:r w:rsidRPr="00480328">
        <w:rPr>
          <w:rFonts w:ascii="Helvetica" w:eastAsia="Times New Roman" w:hAnsi="Helvetica" w:cs="Helvetica"/>
          <w:color w:val="333333"/>
          <w:sz w:val="21"/>
          <w:szCs w:val="21"/>
        </w:rPr>
        <w:t> there are 64 blocks of 8 words each, since 64 x 8 = 512.</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3"/>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block number</w:t>
      </w:r>
      <w:r w:rsidRPr="00480328">
        <w:rPr>
          <w:rFonts w:ascii="Helvetica" w:eastAsia="Times New Roman" w:hAnsi="Helvetica" w:cs="Helvetica"/>
          <w:color w:val="333333"/>
          <w:sz w:val="21"/>
          <w:szCs w:val="21"/>
        </w:rPr>
        <w:t> is specified with a 6-bit field and the word within the block is specified with a 3-bit field.</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3"/>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tag field </w:t>
      </w:r>
      <w:r w:rsidRPr="00480328">
        <w:rPr>
          <w:rFonts w:ascii="Helvetica" w:eastAsia="Times New Roman" w:hAnsi="Helvetica" w:cs="Helvetica"/>
          <w:color w:val="333333"/>
          <w:sz w:val="21"/>
          <w:szCs w:val="21"/>
        </w:rPr>
        <w:t>stored within the cache is common to all eight words of the same block.</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3"/>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Every time a miss</w:t>
      </w:r>
      <w:r w:rsidRPr="00480328">
        <w:rPr>
          <w:rFonts w:ascii="Helvetica" w:eastAsia="Times New Roman" w:hAnsi="Helvetica" w:cs="Helvetica"/>
          <w:color w:val="333333"/>
          <w:sz w:val="21"/>
          <w:szCs w:val="21"/>
        </w:rPr>
        <w:t> occurs, an entire block of eight words must be transferred from main memory to cache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3"/>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Although this takes</w:t>
      </w:r>
      <w:r w:rsidRPr="00480328">
        <w:rPr>
          <w:rFonts w:ascii="Helvetica" w:eastAsia="Times New Roman" w:hAnsi="Helvetica" w:cs="Helvetica"/>
          <w:color w:val="333333"/>
          <w:sz w:val="21"/>
          <w:szCs w:val="21"/>
        </w:rPr>
        <w:t> extra time, the hit ratio will most likely improve with a larger block size because of the sequential nature of computer programs.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p>
    <w:p w:rsidR="00480328" w:rsidRDefault="00480328" w:rsidP="00480328">
      <w:pPr>
        <w:pStyle w:val="Heading3"/>
        <w:shd w:val="clear" w:color="auto" w:fill="FFFFFF"/>
        <w:spacing w:before="300" w:beforeAutospacing="0" w:after="150" w:afterAutospacing="0"/>
        <w:jc w:val="both"/>
        <w:rPr>
          <w:rFonts w:ascii="inherit" w:hAnsi="inherit" w:cs="Helvetica"/>
          <w:b w:val="0"/>
          <w:bCs w:val="0"/>
          <w:color w:val="333333"/>
          <w:sz w:val="36"/>
          <w:szCs w:val="36"/>
        </w:rPr>
      </w:pPr>
    </w:p>
    <w:p w:rsidR="00480328" w:rsidRDefault="00480328" w:rsidP="00480328">
      <w:pPr>
        <w:pStyle w:val="Heading3"/>
        <w:shd w:val="clear" w:color="auto" w:fill="FFFFFF"/>
        <w:spacing w:before="300" w:beforeAutospacing="0" w:after="150" w:afterAutospacing="0"/>
        <w:jc w:val="both"/>
        <w:rPr>
          <w:rFonts w:ascii="inherit" w:hAnsi="inherit" w:cs="Helvetica"/>
          <w:b w:val="0"/>
          <w:bCs w:val="0"/>
          <w:color w:val="333333"/>
          <w:sz w:val="36"/>
          <w:szCs w:val="36"/>
        </w:rPr>
      </w:pPr>
      <w:r>
        <w:rPr>
          <w:rFonts w:ascii="inherit" w:hAnsi="inherit" w:cs="Helvetica"/>
          <w:b w:val="0"/>
          <w:bCs w:val="0"/>
          <w:color w:val="333333"/>
          <w:sz w:val="36"/>
          <w:szCs w:val="36"/>
        </w:rPr>
        <w:lastRenderedPageBreak/>
        <w:t>Set-Associative Mapping</w:t>
      </w:r>
    </w:p>
    <w:p w:rsidR="00480328" w:rsidRPr="00480328" w:rsidRDefault="00480328" w:rsidP="00255CC1">
      <w:pPr>
        <w:numPr>
          <w:ilvl w:val="0"/>
          <w:numId w:val="24"/>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It was mentioned</w:t>
      </w:r>
      <w:r w:rsidRPr="00480328">
        <w:rPr>
          <w:rFonts w:ascii="Helvetica" w:eastAsia="Times New Roman" w:hAnsi="Helvetica" w:cs="Helvetica"/>
          <w:color w:val="333333"/>
          <w:sz w:val="21"/>
          <w:szCs w:val="21"/>
        </w:rPr>
        <w:t> previously that the disadvantage of direct mapping is that two words with the same index in their address but with different tag values cannot reside in cache memory at the same time.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4"/>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 third type of cache</w:t>
      </w:r>
      <w:r w:rsidRPr="00480328">
        <w:rPr>
          <w:rFonts w:ascii="Helvetica" w:eastAsia="Times New Roman" w:hAnsi="Helvetica" w:cs="Helvetica"/>
          <w:color w:val="333333"/>
          <w:sz w:val="21"/>
          <w:szCs w:val="21"/>
        </w:rPr>
        <w:t xml:space="preserve"> organization, called set-associative mapping, is an improvement over the </w:t>
      </w:r>
      <w:proofErr w:type="spellStart"/>
      <w:r w:rsidRPr="00480328">
        <w:rPr>
          <w:rFonts w:ascii="Helvetica" w:eastAsia="Times New Roman" w:hAnsi="Helvetica" w:cs="Helvetica"/>
          <w:color w:val="333333"/>
          <w:sz w:val="21"/>
          <w:szCs w:val="21"/>
        </w:rPr>
        <w:t>directmapping</w:t>
      </w:r>
      <w:proofErr w:type="spellEnd"/>
      <w:r w:rsidRPr="00480328">
        <w:rPr>
          <w:rFonts w:ascii="Helvetica" w:eastAsia="Times New Roman" w:hAnsi="Helvetica" w:cs="Helvetica"/>
          <w:color w:val="333333"/>
          <w:sz w:val="21"/>
          <w:szCs w:val="21"/>
        </w:rPr>
        <w:t xml:space="preserve"> organization in that each word of cache can store two or more words of memory under the same index address.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4"/>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Each data word</w:t>
      </w:r>
      <w:r w:rsidRPr="00480328">
        <w:rPr>
          <w:rFonts w:ascii="Helvetica" w:eastAsia="Times New Roman" w:hAnsi="Helvetica" w:cs="Helvetica"/>
          <w:color w:val="333333"/>
          <w:sz w:val="21"/>
          <w:szCs w:val="21"/>
        </w:rPr>
        <w:t> is stored together with its tag and the number of tag-data items in one word of cache is said to form a set.</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4"/>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An example</w:t>
      </w:r>
      <w:r w:rsidRPr="00480328">
        <w:rPr>
          <w:rFonts w:ascii="Helvetica" w:eastAsia="Times New Roman" w:hAnsi="Helvetica" w:cs="Helvetica"/>
          <w:color w:val="333333"/>
          <w:sz w:val="21"/>
          <w:szCs w:val="21"/>
        </w:rPr>
        <w:t> of a set-associative cache organization for a set size of two is shown in Fig. 15.</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4"/>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Each index address</w:t>
      </w:r>
      <w:r w:rsidRPr="00480328">
        <w:rPr>
          <w:rFonts w:ascii="Helvetica" w:eastAsia="Times New Roman" w:hAnsi="Helvetica" w:cs="Helvetica"/>
          <w:color w:val="333333"/>
          <w:sz w:val="21"/>
          <w:szCs w:val="21"/>
        </w:rPr>
        <w:t xml:space="preserve"> refers to two data words and their associated tags. Each tag requires six bits and each data word has 12 bits, so the word length is 2(6 + 12) = 36 bits. An index address of nine bits can accommodate 512 words. Thus the size of cache memory is </w:t>
      </w:r>
      <w:proofErr w:type="gramStart"/>
      <w:r w:rsidRPr="00480328">
        <w:rPr>
          <w:rFonts w:ascii="Helvetica" w:eastAsia="Times New Roman" w:hAnsi="Helvetica" w:cs="Helvetica"/>
          <w:color w:val="333333"/>
          <w:sz w:val="21"/>
          <w:szCs w:val="21"/>
        </w:rPr>
        <w:t>512 x 36</w:t>
      </w:r>
      <w:proofErr w:type="gramEnd"/>
      <w:r w:rsidRPr="00480328">
        <w:rPr>
          <w:rFonts w:ascii="Helvetica" w:eastAsia="Times New Roman" w:hAnsi="Helvetica" w:cs="Helvetica"/>
          <w:color w:val="333333"/>
          <w:sz w:val="21"/>
          <w:szCs w:val="21"/>
        </w:rPr>
        <w:t>.</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4"/>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It can</w:t>
      </w:r>
      <w:r w:rsidRPr="00480328">
        <w:rPr>
          <w:rFonts w:ascii="Helvetica" w:eastAsia="Times New Roman" w:hAnsi="Helvetica" w:cs="Helvetica"/>
          <w:color w:val="333333"/>
          <w:sz w:val="21"/>
          <w:szCs w:val="21"/>
        </w:rPr>
        <w:t> accommodate 1024 words of main memory since each word of cache contains two data words.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4"/>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In general</w:t>
      </w:r>
      <w:r w:rsidRPr="00480328">
        <w:rPr>
          <w:rFonts w:ascii="Helvetica" w:eastAsia="Times New Roman" w:hAnsi="Helvetica" w:cs="Helvetica"/>
          <w:color w:val="333333"/>
          <w:sz w:val="21"/>
          <w:szCs w:val="21"/>
        </w:rPr>
        <w:t>, a set-associative cache of set size k will accommodate k words of main memory in each word of cache.</w:t>
      </w:r>
    </w:p>
    <w:p w:rsid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Pr>
          <w:noProof/>
        </w:rPr>
        <w:lastRenderedPageBreak/>
        <w:drawing>
          <wp:inline distT="0" distB="0" distL="0" distR="0">
            <wp:extent cx="4572000" cy="3713480"/>
            <wp:effectExtent l="0" t="0" r="0" b="1270"/>
            <wp:docPr id="23" name="Picture 23" descr="two-set-associative-mapping-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wo-set-associative-mapping-cach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713480"/>
                    </a:xfrm>
                    <a:prstGeom prst="rect">
                      <a:avLst/>
                    </a:prstGeom>
                    <a:noFill/>
                    <a:ln>
                      <a:noFill/>
                    </a:ln>
                  </pic:spPr>
                </pic:pic>
              </a:graphicData>
            </a:graphic>
          </wp:inline>
        </w:drawing>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 xml:space="preserve">The </w:t>
      </w:r>
      <w:proofErr w:type="spellStart"/>
      <w:r w:rsidRPr="00480328">
        <w:rPr>
          <w:rFonts w:ascii="Helvetica" w:eastAsia="Times New Roman" w:hAnsi="Helvetica" w:cs="Helvetica"/>
          <w:b/>
          <w:bCs/>
          <w:color w:val="333333"/>
          <w:sz w:val="21"/>
          <w:szCs w:val="21"/>
        </w:rPr>
        <w:t>octal</w:t>
      </w:r>
      <w:r w:rsidRPr="00480328">
        <w:rPr>
          <w:rFonts w:ascii="Helvetica" w:eastAsia="Times New Roman" w:hAnsi="Helvetica" w:cs="Helvetica"/>
          <w:color w:val="333333"/>
          <w:sz w:val="21"/>
          <w:szCs w:val="21"/>
        </w:rPr>
        <w:t>numbers</w:t>
      </w:r>
      <w:proofErr w:type="spellEnd"/>
      <w:r w:rsidRPr="00480328">
        <w:rPr>
          <w:rFonts w:ascii="Helvetica" w:eastAsia="Times New Roman" w:hAnsi="Helvetica" w:cs="Helvetica"/>
          <w:color w:val="333333"/>
          <w:sz w:val="21"/>
          <w:szCs w:val="21"/>
        </w:rPr>
        <w:t xml:space="preserve"> listed in Fig. 15 are with reference to the main memory contents illustrated in Fig. 13(a).</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words stored</w:t>
      </w:r>
      <w:r w:rsidRPr="00480328">
        <w:rPr>
          <w:rFonts w:ascii="Helvetica" w:eastAsia="Times New Roman" w:hAnsi="Helvetica" w:cs="Helvetica"/>
          <w:color w:val="333333"/>
          <w:sz w:val="21"/>
          <w:szCs w:val="21"/>
        </w:rPr>
        <w:t> at addresses 01000 and 02000 of main memory are stored in cache memory at index address 000.</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Similarly</w:t>
      </w:r>
      <w:r w:rsidRPr="00480328">
        <w:rPr>
          <w:rFonts w:ascii="Helvetica" w:eastAsia="Times New Roman" w:hAnsi="Helvetica" w:cs="Helvetica"/>
          <w:color w:val="333333"/>
          <w:sz w:val="21"/>
          <w:szCs w:val="21"/>
        </w:rPr>
        <w:t>, the words at addresses 02777 and 00777 are stored in cache at index address 777.</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When the CPU</w:t>
      </w:r>
      <w:r w:rsidRPr="00480328">
        <w:rPr>
          <w:rFonts w:ascii="Helvetica" w:eastAsia="Times New Roman" w:hAnsi="Helvetica" w:cs="Helvetica"/>
          <w:color w:val="333333"/>
          <w:sz w:val="21"/>
          <w:szCs w:val="21"/>
        </w:rPr>
        <w:t> generates a memory request, the index value of the address is used to access the cache. The tag field of the CPU address is then compared with both tags in the cache to determine if a match occurs.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w:t>
      </w:r>
      <w:r w:rsidRPr="00480328">
        <w:rPr>
          <w:rFonts w:ascii="Helvetica" w:eastAsia="Times New Roman" w:hAnsi="Helvetica" w:cs="Helvetica"/>
          <w:color w:val="333333"/>
          <w:sz w:val="21"/>
          <w:szCs w:val="21"/>
        </w:rPr>
        <w:t> comparison logic is done by an associative search of the tags in the set similar to an associative memory search: thus the name "set-associative."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hit ratio</w:t>
      </w:r>
      <w:r w:rsidRPr="00480328">
        <w:rPr>
          <w:rFonts w:ascii="Helvetica" w:eastAsia="Times New Roman" w:hAnsi="Helvetica" w:cs="Helvetica"/>
          <w:color w:val="333333"/>
          <w:sz w:val="21"/>
          <w:szCs w:val="21"/>
        </w:rPr>
        <w:t> will improve as the set size increases because more words with the same index but different tags can reside in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lastRenderedPageBreak/>
        <w:t>However</w:t>
      </w:r>
      <w:r w:rsidRPr="00480328">
        <w:rPr>
          <w:rFonts w:ascii="Helvetica" w:eastAsia="Times New Roman" w:hAnsi="Helvetica" w:cs="Helvetica"/>
          <w:color w:val="333333"/>
          <w:sz w:val="21"/>
          <w:szCs w:val="21"/>
        </w:rPr>
        <w:t>, an increase in the set size increases the number of bits in words of cache and requires more complex comparison logic.</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When a miss</w:t>
      </w:r>
      <w:r w:rsidRPr="00480328">
        <w:rPr>
          <w:rFonts w:ascii="Helvetica" w:eastAsia="Times New Roman" w:hAnsi="Helvetica" w:cs="Helvetica"/>
          <w:color w:val="333333"/>
          <w:sz w:val="21"/>
          <w:szCs w:val="21"/>
        </w:rPr>
        <w:t> occurs in a set-associative cache and the set is full, it is necessary to replace one of the tag-data items with a new value.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most common replacement</w:t>
      </w:r>
      <w:r w:rsidRPr="00480328">
        <w:rPr>
          <w:rFonts w:ascii="Helvetica" w:eastAsia="Times New Roman" w:hAnsi="Helvetica" w:cs="Helvetica"/>
          <w:color w:val="333333"/>
          <w:sz w:val="21"/>
          <w:szCs w:val="21"/>
        </w:rPr>
        <w:t xml:space="preserve"> algorithms used are: random replacement, first-in, </w:t>
      </w:r>
      <w:proofErr w:type="spellStart"/>
      <w:r w:rsidRPr="00480328">
        <w:rPr>
          <w:rFonts w:ascii="Helvetica" w:eastAsia="Times New Roman" w:hAnsi="Helvetica" w:cs="Helvetica"/>
          <w:color w:val="333333"/>
          <w:sz w:val="21"/>
          <w:szCs w:val="21"/>
        </w:rPr>
        <w:t>firstout</w:t>
      </w:r>
      <w:proofErr w:type="spellEnd"/>
      <w:r w:rsidRPr="00480328">
        <w:rPr>
          <w:rFonts w:ascii="Helvetica" w:eastAsia="Times New Roman" w:hAnsi="Helvetica" w:cs="Helvetica"/>
          <w:color w:val="333333"/>
          <w:sz w:val="21"/>
          <w:szCs w:val="21"/>
        </w:rPr>
        <w:t xml:space="preserve"> (FIFO), and least recently used (LRU).</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With the random replacement policy</w:t>
      </w:r>
      <w:r w:rsidRPr="00480328">
        <w:rPr>
          <w:rFonts w:ascii="Helvetica" w:eastAsia="Times New Roman" w:hAnsi="Helvetica" w:cs="Helvetica"/>
          <w:color w:val="333333"/>
          <w:sz w:val="21"/>
          <w:szCs w:val="21"/>
        </w:rPr>
        <w:t> the control chooses one tag-data item for replacement at random. The FIFO procedure selects for replacement the item that has been in the set the longest.</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LRU algorithm</w:t>
      </w:r>
      <w:r w:rsidRPr="00480328">
        <w:rPr>
          <w:rFonts w:ascii="Helvetica" w:eastAsia="Times New Roman" w:hAnsi="Helvetica" w:cs="Helvetica"/>
          <w:color w:val="333333"/>
          <w:sz w:val="21"/>
          <w:szCs w:val="21"/>
        </w:rPr>
        <w:t> selects for replacement the item that has been least recently used by the CPU.</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5"/>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Both FIFO and LRU</w:t>
      </w:r>
      <w:r w:rsidRPr="00480328">
        <w:rPr>
          <w:rFonts w:ascii="Helvetica" w:eastAsia="Times New Roman" w:hAnsi="Helvetica" w:cs="Helvetica"/>
          <w:color w:val="333333"/>
          <w:sz w:val="21"/>
          <w:szCs w:val="21"/>
        </w:rPr>
        <w:t> can be implemented by adding a few extra bits in each word of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p>
    <w:p w:rsidR="00480328" w:rsidRDefault="00480328" w:rsidP="00480328">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Writing into Cache</w:t>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An important aspect</w:t>
      </w:r>
      <w:r w:rsidRPr="00480328">
        <w:rPr>
          <w:rFonts w:ascii="Helvetica" w:eastAsia="Times New Roman" w:hAnsi="Helvetica" w:cs="Helvetica"/>
          <w:color w:val="333333"/>
          <w:sz w:val="21"/>
          <w:szCs w:val="21"/>
        </w:rPr>
        <w:t> of cache organization is concerned with memory write requests. When the CPU finds a word in cache during a read operation, the main memory is not involved in the transfer.</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However</w:t>
      </w:r>
      <w:r w:rsidRPr="00480328">
        <w:rPr>
          <w:rFonts w:ascii="Helvetica" w:eastAsia="Times New Roman" w:hAnsi="Helvetica" w:cs="Helvetica"/>
          <w:color w:val="333333"/>
          <w:sz w:val="21"/>
          <w:szCs w:val="21"/>
        </w:rPr>
        <w:t xml:space="preserve">, if the operation is a write, there are two ways that the system can </w:t>
      </w:r>
      <w:proofErr w:type="gramStart"/>
      <w:r w:rsidRPr="00480328">
        <w:rPr>
          <w:rFonts w:ascii="Helvetica" w:eastAsia="Times New Roman" w:hAnsi="Helvetica" w:cs="Helvetica"/>
          <w:color w:val="333333"/>
          <w:sz w:val="21"/>
          <w:szCs w:val="21"/>
        </w:rPr>
        <w:t>proceed</w:t>
      </w:r>
      <w:proofErr w:type="gramEnd"/>
      <w:r w:rsidRPr="00480328">
        <w:rPr>
          <w:rFonts w:ascii="Helvetica" w:eastAsia="Times New Roman" w:hAnsi="Helvetica" w:cs="Helvetica"/>
          <w:color w:val="333333"/>
          <w:sz w:val="21"/>
          <w:szCs w:val="21"/>
        </w:rPr>
        <w:t>.</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simplest</w:t>
      </w:r>
      <w:r w:rsidRPr="00480328">
        <w:rPr>
          <w:rFonts w:ascii="Helvetica" w:eastAsia="Times New Roman" w:hAnsi="Helvetica" w:cs="Helvetica"/>
          <w:color w:val="333333"/>
          <w:sz w:val="21"/>
          <w:szCs w:val="21"/>
        </w:rPr>
        <w:t> and most commonly used procedure is to update main memory with every memory write operation, with cache memory being updated in parallel if it contains the word at the specified address.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This is called</w:t>
      </w:r>
      <w:r w:rsidRPr="00480328">
        <w:rPr>
          <w:rFonts w:ascii="Helvetica" w:eastAsia="Times New Roman" w:hAnsi="Helvetica" w:cs="Helvetica"/>
          <w:color w:val="333333"/>
          <w:sz w:val="21"/>
          <w:szCs w:val="21"/>
        </w:rPr>
        <w:t> the write-through method.</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This method</w:t>
      </w:r>
      <w:r w:rsidRPr="00480328">
        <w:rPr>
          <w:rFonts w:ascii="Helvetica" w:eastAsia="Times New Roman" w:hAnsi="Helvetica" w:cs="Helvetica"/>
          <w:color w:val="333333"/>
          <w:sz w:val="21"/>
          <w:szCs w:val="21"/>
        </w:rPr>
        <w:t> has the advantage that main memory always contains the same data as the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lastRenderedPageBreak/>
        <w:t>This characteristic</w:t>
      </w:r>
      <w:r w:rsidRPr="00480328">
        <w:rPr>
          <w:rFonts w:ascii="Helvetica" w:eastAsia="Times New Roman" w:hAnsi="Helvetica" w:cs="Helvetica"/>
          <w:color w:val="333333"/>
          <w:sz w:val="21"/>
          <w:szCs w:val="21"/>
        </w:rPr>
        <w:t> is important in systems with direct memory access transfers.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It ensures</w:t>
      </w:r>
      <w:r w:rsidRPr="00480328">
        <w:rPr>
          <w:rFonts w:ascii="Helvetica" w:eastAsia="Times New Roman" w:hAnsi="Helvetica" w:cs="Helvetica"/>
          <w:color w:val="333333"/>
          <w:sz w:val="21"/>
          <w:szCs w:val="21"/>
        </w:rPr>
        <w:t xml:space="preserve"> that the data residing in main memory are valid at all times so that </w:t>
      </w:r>
      <w:proofErr w:type="gramStart"/>
      <w:r w:rsidRPr="00480328">
        <w:rPr>
          <w:rFonts w:ascii="Helvetica" w:eastAsia="Times New Roman" w:hAnsi="Helvetica" w:cs="Helvetica"/>
          <w:color w:val="333333"/>
          <w:sz w:val="21"/>
          <w:szCs w:val="21"/>
        </w:rPr>
        <w:t>an</w:t>
      </w:r>
      <w:proofErr w:type="gramEnd"/>
      <w:r w:rsidRPr="00480328">
        <w:rPr>
          <w:rFonts w:ascii="Helvetica" w:eastAsia="Times New Roman" w:hAnsi="Helvetica" w:cs="Helvetica"/>
          <w:color w:val="333333"/>
          <w:sz w:val="21"/>
          <w:szCs w:val="21"/>
        </w:rPr>
        <w:t xml:space="preserve"> 110 device communicating through DMA would receive the most recent updated data.</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second procedure</w:t>
      </w:r>
      <w:r w:rsidRPr="00480328">
        <w:rPr>
          <w:rFonts w:ascii="Helvetica" w:eastAsia="Times New Roman" w:hAnsi="Helvetica" w:cs="Helvetica"/>
          <w:color w:val="333333"/>
          <w:sz w:val="21"/>
          <w:szCs w:val="21"/>
        </w:rPr>
        <w:t> is called the write-back method. In this method only the cache location is updated during a write operation.</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location</w:t>
      </w:r>
      <w:r w:rsidRPr="00480328">
        <w:rPr>
          <w:rFonts w:ascii="Helvetica" w:eastAsia="Times New Roman" w:hAnsi="Helvetica" w:cs="Helvetica"/>
          <w:color w:val="333333"/>
          <w:sz w:val="21"/>
          <w:szCs w:val="21"/>
        </w:rPr>
        <w:t> is then marked by a flag so that later when the word is removed from the cache it is copied into main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reason</w:t>
      </w:r>
      <w:r w:rsidRPr="00480328">
        <w:rPr>
          <w:rFonts w:ascii="Helvetica" w:eastAsia="Times New Roman" w:hAnsi="Helvetica" w:cs="Helvetica"/>
          <w:color w:val="333333"/>
          <w:sz w:val="21"/>
          <w:szCs w:val="21"/>
        </w:rPr>
        <w:t> for the write-back method is that during the time a word resides in the cache, it may be updated several times; however, as long as the word remains in the cache, it does not matter whether the copy in main memory is out of date, since requests from the word are filled from the cache.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It is only</w:t>
      </w:r>
      <w:r w:rsidRPr="00480328">
        <w:rPr>
          <w:rFonts w:ascii="Helvetica" w:eastAsia="Times New Roman" w:hAnsi="Helvetica" w:cs="Helvetica"/>
          <w:color w:val="333333"/>
          <w:sz w:val="21"/>
          <w:szCs w:val="21"/>
        </w:rPr>
        <w:t> when the word is displaced from the cache that an accurate copy need be rewritten into main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6"/>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Analytical</w:t>
      </w:r>
      <w:r w:rsidRPr="00480328">
        <w:rPr>
          <w:rFonts w:ascii="Helvetica" w:eastAsia="Times New Roman" w:hAnsi="Helvetica" w:cs="Helvetica"/>
          <w:color w:val="333333"/>
          <w:sz w:val="21"/>
          <w:szCs w:val="21"/>
        </w:rPr>
        <w:t> results indicate that the number of memory writes in a typical program ranges between 10 and 30 percent of the total references to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p>
    <w:p w:rsidR="00480328" w:rsidRDefault="00480328" w:rsidP="00480328">
      <w:pPr>
        <w:pStyle w:val="Heading3"/>
        <w:shd w:val="clear" w:color="auto" w:fill="FFFFFF"/>
        <w:spacing w:before="300" w:beforeAutospacing="0" w:after="150" w:afterAutospacing="0"/>
        <w:jc w:val="both"/>
        <w:rPr>
          <w:rFonts w:ascii="inherit" w:hAnsi="inherit" w:cs="Helvetica"/>
          <w:b w:val="0"/>
          <w:bCs w:val="0"/>
          <w:color w:val="333333"/>
          <w:sz w:val="36"/>
          <w:szCs w:val="36"/>
        </w:rPr>
      </w:pPr>
      <w:r>
        <w:rPr>
          <w:rFonts w:ascii="inherit" w:hAnsi="inherit" w:cs="Helvetica"/>
          <w:b w:val="0"/>
          <w:bCs w:val="0"/>
          <w:color w:val="333333"/>
          <w:sz w:val="36"/>
          <w:szCs w:val="36"/>
        </w:rPr>
        <w:t>Cache Initialization</w:t>
      </w:r>
    </w:p>
    <w:p w:rsidR="00480328" w:rsidRPr="00480328" w:rsidRDefault="00480328" w:rsidP="00255CC1">
      <w:pPr>
        <w:numPr>
          <w:ilvl w:val="0"/>
          <w:numId w:val="27"/>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One more aspect</w:t>
      </w:r>
      <w:r w:rsidRPr="00480328">
        <w:rPr>
          <w:rFonts w:ascii="Helvetica" w:eastAsia="Times New Roman" w:hAnsi="Helvetica" w:cs="Helvetica"/>
          <w:color w:val="333333"/>
          <w:sz w:val="21"/>
          <w:szCs w:val="21"/>
        </w:rPr>
        <w:t> of cache organization that must be taken into consideration is the problem of initialization.</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7"/>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cache</w:t>
      </w:r>
      <w:r w:rsidRPr="00480328">
        <w:rPr>
          <w:rFonts w:ascii="Helvetica" w:eastAsia="Times New Roman" w:hAnsi="Helvetica" w:cs="Helvetica"/>
          <w:color w:val="333333"/>
          <w:sz w:val="21"/>
          <w:szCs w:val="21"/>
        </w:rPr>
        <w:t> is initialized when power is applied to the computer or when the main memory is loaded with a complete set of programs from auxiliary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7"/>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After initialization</w:t>
      </w:r>
      <w:r w:rsidRPr="00480328">
        <w:rPr>
          <w:rFonts w:ascii="Helvetica" w:eastAsia="Times New Roman" w:hAnsi="Helvetica" w:cs="Helvetica"/>
          <w:color w:val="333333"/>
          <w:sz w:val="21"/>
          <w:szCs w:val="21"/>
        </w:rPr>
        <w:t xml:space="preserve"> the cache is considered to be empty, but in effect it contains some </w:t>
      </w:r>
      <w:proofErr w:type="spellStart"/>
      <w:r w:rsidRPr="00480328">
        <w:rPr>
          <w:rFonts w:ascii="Helvetica" w:eastAsia="Times New Roman" w:hAnsi="Helvetica" w:cs="Helvetica"/>
          <w:color w:val="333333"/>
          <w:sz w:val="21"/>
          <w:szCs w:val="21"/>
        </w:rPr>
        <w:t>nonvalid</w:t>
      </w:r>
      <w:proofErr w:type="spellEnd"/>
      <w:r w:rsidRPr="00480328">
        <w:rPr>
          <w:rFonts w:ascii="Helvetica" w:eastAsia="Times New Roman" w:hAnsi="Helvetica" w:cs="Helvetica"/>
          <w:color w:val="333333"/>
          <w:sz w:val="21"/>
          <w:szCs w:val="21"/>
        </w:rPr>
        <w:t xml:space="preserve"> data.</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7"/>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It is customary to</w:t>
      </w:r>
      <w:r w:rsidRPr="00480328">
        <w:rPr>
          <w:rFonts w:ascii="Helvetica" w:eastAsia="Times New Roman" w:hAnsi="Helvetica" w:cs="Helvetica"/>
          <w:color w:val="333333"/>
          <w:sz w:val="21"/>
          <w:szCs w:val="21"/>
        </w:rPr>
        <w:t> include with each word in cache a valid bit to indicate whether or not the word contains valid data.</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lastRenderedPageBreak/>
        <w:br/>
      </w:r>
    </w:p>
    <w:p w:rsidR="00480328" w:rsidRPr="00480328" w:rsidRDefault="00480328" w:rsidP="00255CC1">
      <w:pPr>
        <w:numPr>
          <w:ilvl w:val="0"/>
          <w:numId w:val="27"/>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cache is initialized</w:t>
      </w:r>
      <w:r w:rsidRPr="00480328">
        <w:rPr>
          <w:rFonts w:ascii="Helvetica" w:eastAsia="Times New Roman" w:hAnsi="Helvetica" w:cs="Helvetica"/>
          <w:color w:val="333333"/>
          <w:sz w:val="21"/>
          <w:szCs w:val="21"/>
        </w:rPr>
        <w:t> by clearing all the valid bits to 0.</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7"/>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valid bit of</w:t>
      </w:r>
      <w:r w:rsidRPr="00480328">
        <w:rPr>
          <w:rFonts w:ascii="Helvetica" w:eastAsia="Times New Roman" w:hAnsi="Helvetica" w:cs="Helvetica"/>
          <w:color w:val="333333"/>
          <w:sz w:val="21"/>
          <w:szCs w:val="21"/>
        </w:rPr>
        <w:t> a particular cache word is set to 1 the first time this word is loaded from main memory and stays set unless the cache has to be initialized again.</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7"/>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introduction</w:t>
      </w:r>
      <w:r w:rsidRPr="00480328">
        <w:rPr>
          <w:rFonts w:ascii="Helvetica" w:eastAsia="Times New Roman" w:hAnsi="Helvetica" w:cs="Helvetica"/>
          <w:color w:val="333333"/>
          <w:sz w:val="21"/>
          <w:szCs w:val="21"/>
        </w:rPr>
        <w:t> of the valid bit means that a word in cache is not replaced by another word unless the valid bit is set to 1 and a mismatch of tags occurs.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7"/>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If the valid</w:t>
      </w:r>
      <w:r w:rsidRPr="00480328">
        <w:rPr>
          <w:rFonts w:ascii="Helvetica" w:eastAsia="Times New Roman" w:hAnsi="Helvetica" w:cs="Helvetica"/>
          <w:color w:val="333333"/>
          <w:sz w:val="21"/>
          <w:szCs w:val="21"/>
        </w:rPr>
        <w:t> bit happens to be 0, the new word automatically replaces the invalid data.</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7"/>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Thus</w:t>
      </w:r>
      <w:r w:rsidRPr="00480328">
        <w:rPr>
          <w:rFonts w:ascii="Helvetica" w:eastAsia="Times New Roman" w:hAnsi="Helvetica" w:cs="Helvetica"/>
          <w:color w:val="333333"/>
          <w:sz w:val="21"/>
          <w:szCs w:val="21"/>
        </w:rPr>
        <w:t> the initialization condition has the effect of forcing misses from the cache until it fills with valid data.</w:t>
      </w:r>
    </w:p>
    <w:p w:rsidR="00480328" w:rsidRDefault="00480328" w:rsidP="00480328">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Virtual Memory</w:t>
      </w:r>
    </w:p>
    <w:p w:rsidR="00480328" w:rsidRPr="00480328" w:rsidRDefault="00480328" w:rsidP="00255CC1">
      <w:pPr>
        <w:numPr>
          <w:ilvl w:val="0"/>
          <w:numId w:val="2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In a memory hierarchy</w:t>
      </w:r>
      <w:r w:rsidRPr="00480328">
        <w:rPr>
          <w:rFonts w:ascii="Helvetica" w:eastAsia="Times New Roman" w:hAnsi="Helvetica" w:cs="Helvetica"/>
          <w:color w:val="333333"/>
          <w:sz w:val="21"/>
          <w:szCs w:val="21"/>
        </w:rPr>
        <w:t> system, programs and data are first stored in auxiliary memory. Portions of a program or data are brought into main memory as they are needed by the CPU.</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Virtual memory</w:t>
      </w:r>
      <w:r w:rsidRPr="00480328">
        <w:rPr>
          <w:rFonts w:ascii="Helvetica" w:eastAsia="Times New Roman" w:hAnsi="Helvetica" w:cs="Helvetica"/>
          <w:color w:val="333333"/>
          <w:sz w:val="21"/>
          <w:szCs w:val="21"/>
        </w:rPr>
        <w:t> is a concept used in some large computer systems that permit the user to construct programs as though a large memory space were available, equal to the totality of auxiliary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Each address</w:t>
      </w:r>
      <w:r w:rsidRPr="00480328">
        <w:rPr>
          <w:rFonts w:ascii="Helvetica" w:eastAsia="Times New Roman" w:hAnsi="Helvetica" w:cs="Helvetica"/>
          <w:color w:val="333333"/>
          <w:sz w:val="21"/>
          <w:szCs w:val="21"/>
        </w:rPr>
        <w:t> that is referenced by the CPU goes through an address mapping from the so-called virtual address to a physical address in main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Virtual memory </w:t>
      </w:r>
      <w:r w:rsidRPr="00480328">
        <w:rPr>
          <w:rFonts w:ascii="Helvetica" w:eastAsia="Times New Roman" w:hAnsi="Helvetica" w:cs="Helvetica"/>
          <w:color w:val="333333"/>
          <w:sz w:val="21"/>
          <w:szCs w:val="21"/>
        </w:rPr>
        <w:t>is used to give programmers the illusion that they have a very large memory at their disposal, even though the computer actually has a relatively small main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 virtual memory</w:t>
      </w:r>
      <w:r w:rsidRPr="00480328">
        <w:rPr>
          <w:rFonts w:ascii="Helvetica" w:eastAsia="Times New Roman" w:hAnsi="Helvetica" w:cs="Helvetica"/>
          <w:color w:val="333333"/>
          <w:sz w:val="21"/>
          <w:szCs w:val="21"/>
        </w:rPr>
        <w:t> system provides a mechanism for translating program-generated addresses into correct main memory locations. This is done dynamically, while programs are being executed in the CPU.</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8"/>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translation or mapping </w:t>
      </w:r>
      <w:r w:rsidRPr="00480328">
        <w:rPr>
          <w:rFonts w:ascii="Helvetica" w:eastAsia="Times New Roman" w:hAnsi="Helvetica" w:cs="Helvetica"/>
          <w:color w:val="333333"/>
          <w:sz w:val="21"/>
          <w:szCs w:val="21"/>
        </w:rPr>
        <w:t>is handled automatically by the hardware by means of a mapping table.</w:t>
      </w:r>
    </w:p>
    <w:p w:rsidR="00480328" w:rsidRDefault="00480328" w:rsidP="00480328">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Address Space and Memory Space</w:t>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An address used </w:t>
      </w:r>
      <w:r w:rsidRPr="00480328">
        <w:rPr>
          <w:rFonts w:ascii="Helvetica" w:eastAsia="Times New Roman" w:hAnsi="Helvetica" w:cs="Helvetica"/>
          <w:color w:val="333333"/>
          <w:sz w:val="21"/>
          <w:szCs w:val="21"/>
        </w:rPr>
        <w:t>by a programmer will be called a virtual address, and the set of such addresses the address space.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An address in main memory</w:t>
      </w:r>
      <w:r w:rsidRPr="00480328">
        <w:rPr>
          <w:rFonts w:ascii="Helvetica" w:eastAsia="Times New Roman" w:hAnsi="Helvetica" w:cs="Helvetica"/>
          <w:color w:val="333333"/>
          <w:sz w:val="21"/>
          <w:szCs w:val="21"/>
        </w:rPr>
        <w:t> is called a location or physical address.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The set of such locations</w:t>
      </w:r>
      <w:r w:rsidRPr="00480328">
        <w:rPr>
          <w:rFonts w:ascii="Helvetica" w:eastAsia="Times New Roman" w:hAnsi="Helvetica" w:cs="Helvetica"/>
          <w:color w:val="333333"/>
          <w:sz w:val="21"/>
          <w:szCs w:val="21"/>
        </w:rPr>
        <w:t> is called the memory space.</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Thus the address space</w:t>
      </w:r>
      <w:r w:rsidRPr="00480328">
        <w:rPr>
          <w:rFonts w:ascii="Helvetica" w:eastAsia="Times New Roman" w:hAnsi="Helvetica" w:cs="Helvetica"/>
          <w:color w:val="333333"/>
          <w:sz w:val="21"/>
          <w:szCs w:val="21"/>
        </w:rPr>
        <w:t> is the set of addresses generated by programs as they reference instructions and data; the memory space consists of the actual main memory locations directly addressable for processing.</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In most computers</w:t>
      </w:r>
      <w:r w:rsidRPr="00480328">
        <w:rPr>
          <w:rFonts w:ascii="Helvetica" w:eastAsia="Times New Roman" w:hAnsi="Helvetica" w:cs="Helvetica"/>
          <w:color w:val="333333"/>
          <w:sz w:val="21"/>
          <w:szCs w:val="21"/>
        </w:rPr>
        <w:t> the address and memory spaces are identical. The address space is allowed to be larger than the memory space in computers with virtual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As an illustration</w:t>
      </w:r>
      <w:r w:rsidRPr="00480328">
        <w:rPr>
          <w:rFonts w:ascii="Helvetica" w:eastAsia="Times New Roman" w:hAnsi="Helvetica" w:cs="Helvetica"/>
          <w:color w:val="333333"/>
          <w:sz w:val="21"/>
          <w:szCs w:val="21"/>
        </w:rPr>
        <w:t xml:space="preserve">, consider a computer with a main-memory capacity of 32K words (K = 1024). Fifteen bits are needed to specify a physical address in </w:t>
      </w:r>
      <w:r w:rsidRPr="00480328">
        <w:rPr>
          <w:rFonts w:ascii="MS Gothic" w:eastAsia="MS Gothic" w:hAnsi="MS Gothic" w:cs="MS Gothic" w:hint="eastAsia"/>
          <w:color w:val="333333"/>
          <w:sz w:val="21"/>
          <w:szCs w:val="21"/>
        </w:rPr>
        <w:t>鐚</w:t>
      </w:r>
      <w:r w:rsidRPr="00480328">
        <w:rPr>
          <w:rFonts w:ascii="Tahoma" w:eastAsia="Times New Roman" w:hAnsi="Tahoma" w:cs="Tahoma"/>
          <w:color w:val="333333"/>
          <w:sz w:val="21"/>
          <w:szCs w:val="21"/>
        </w:rPr>
        <w:t>�</w:t>
      </w:r>
      <w:r w:rsidRPr="00480328">
        <w:rPr>
          <w:rFonts w:ascii="Helvetica" w:eastAsia="Times New Roman" w:hAnsi="Helvetica" w:cs="Helvetica"/>
          <w:color w:val="333333"/>
          <w:sz w:val="21"/>
          <w:szCs w:val="21"/>
        </w:rPr>
        <w:t xml:space="preserve"> memory since 32K = 2</w:t>
      </w:r>
      <w:r w:rsidRPr="00480328">
        <w:rPr>
          <w:rFonts w:ascii="Helvetica" w:eastAsia="Times New Roman" w:hAnsi="Helvetica" w:cs="Helvetica"/>
          <w:color w:val="333333"/>
          <w:sz w:val="16"/>
          <w:szCs w:val="16"/>
          <w:vertAlign w:val="superscript"/>
        </w:rPr>
        <w:t>15</w:t>
      </w:r>
      <w:r w:rsidRPr="00480328">
        <w:rPr>
          <w:rFonts w:ascii="Helvetica" w:eastAsia="Times New Roman" w:hAnsi="Helvetica" w:cs="Helvetica"/>
          <w:color w:val="333333"/>
          <w:sz w:val="21"/>
          <w:szCs w:val="21"/>
        </w:rPr>
        <w:t>. Suppose that the computer has available auxiliary memory for storing 2</w:t>
      </w:r>
      <w:r w:rsidRPr="00480328">
        <w:rPr>
          <w:rFonts w:ascii="Helvetica" w:eastAsia="Times New Roman" w:hAnsi="Helvetica" w:cs="Helvetica"/>
          <w:color w:val="333333"/>
          <w:sz w:val="16"/>
          <w:szCs w:val="16"/>
          <w:vertAlign w:val="superscript"/>
        </w:rPr>
        <w:t>20</w:t>
      </w:r>
      <w:r w:rsidRPr="00480328">
        <w:rPr>
          <w:rFonts w:ascii="Helvetica" w:eastAsia="Times New Roman" w:hAnsi="Helvetica" w:cs="Helvetica"/>
          <w:color w:val="333333"/>
          <w:sz w:val="21"/>
          <w:szCs w:val="21"/>
        </w:rPr>
        <w:t> = 1024K words.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Thus auxiliary memory</w:t>
      </w:r>
      <w:r w:rsidRPr="00480328">
        <w:rPr>
          <w:rFonts w:ascii="Helvetica" w:eastAsia="Times New Roman" w:hAnsi="Helvetica" w:cs="Helvetica"/>
          <w:color w:val="333333"/>
          <w:sz w:val="21"/>
          <w:szCs w:val="21"/>
        </w:rPr>
        <w:t> has a capacity for storing information equivalent to the capacity of 32 main memories. Denoting the address space by N and the memory space by M, we then have for this example N = 1024K and M = 32K.</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 xml:space="preserve">In a </w:t>
      </w:r>
      <w:proofErr w:type="spellStart"/>
      <w:r w:rsidRPr="00480328">
        <w:rPr>
          <w:rFonts w:ascii="Helvetica" w:eastAsia="Times New Roman" w:hAnsi="Helvetica" w:cs="Helvetica"/>
          <w:b/>
          <w:bCs/>
          <w:color w:val="333333"/>
          <w:sz w:val="21"/>
          <w:szCs w:val="21"/>
        </w:rPr>
        <w:t>multiprogram</w:t>
      </w:r>
      <w:proofErr w:type="spellEnd"/>
      <w:r w:rsidRPr="00480328">
        <w:rPr>
          <w:rFonts w:ascii="Helvetica" w:eastAsia="Times New Roman" w:hAnsi="Helvetica" w:cs="Helvetica"/>
          <w:color w:val="333333"/>
          <w:sz w:val="21"/>
          <w:szCs w:val="21"/>
        </w:rPr>
        <w:t> computer system, programs and data are transferred to and from auxiliary memory and main memory based on demands imposed by the CPU.</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Suppose that program 1</w:t>
      </w:r>
      <w:r w:rsidRPr="00480328">
        <w:rPr>
          <w:rFonts w:ascii="Helvetica" w:eastAsia="Times New Roman" w:hAnsi="Helvetica" w:cs="Helvetica"/>
          <w:color w:val="333333"/>
          <w:sz w:val="21"/>
          <w:szCs w:val="21"/>
        </w:rPr>
        <w:t> is currently being executed in the CPU. Program 1 and a portion of its associated data are moved from auxiliary memory into main memory as shown in Fig. 16.</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Portions of programs and</w:t>
      </w:r>
      <w:r w:rsidRPr="00480328">
        <w:rPr>
          <w:rFonts w:ascii="Helvetica" w:eastAsia="Times New Roman" w:hAnsi="Helvetica" w:cs="Helvetica"/>
          <w:color w:val="333333"/>
          <w:sz w:val="21"/>
          <w:szCs w:val="21"/>
        </w:rPr>
        <w:t> data need not be in contiguous locations in memory since information is being moved in and out, and empty spaces may be available in scattered locations in memory.</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lastRenderedPageBreak/>
        <w:t>In a virtual memory system</w:t>
      </w:r>
      <w:r w:rsidRPr="00480328">
        <w:rPr>
          <w:rFonts w:ascii="Helvetica" w:eastAsia="Times New Roman" w:hAnsi="Helvetica" w:cs="Helvetica"/>
          <w:color w:val="333333"/>
          <w:sz w:val="21"/>
          <w:szCs w:val="21"/>
        </w:rPr>
        <w:t>, programmers are told that they have the total address space at their disposal.</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Moreover</w:t>
      </w:r>
      <w:r w:rsidRPr="00480328">
        <w:rPr>
          <w:rFonts w:ascii="Helvetica" w:eastAsia="Times New Roman" w:hAnsi="Helvetica" w:cs="Helvetica"/>
          <w:color w:val="333333"/>
          <w:sz w:val="21"/>
          <w:szCs w:val="21"/>
        </w:rPr>
        <w:t>, the address field of the instruction code has a sufficient number of bits to specify all virtual addresses.</w:t>
      </w:r>
    </w:p>
    <w:p w:rsidR="00480328" w:rsidRP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sidRPr="00480328">
        <w:rPr>
          <w:rFonts w:ascii="Helvetica" w:eastAsia="Times New Roman" w:hAnsi="Helvetica" w:cs="Helvetica"/>
          <w:color w:val="333333"/>
          <w:sz w:val="21"/>
          <w:szCs w:val="21"/>
        </w:rPr>
        <w:br/>
      </w:r>
    </w:p>
    <w:p w:rsidR="00480328" w:rsidRPr="00480328" w:rsidRDefault="00480328" w:rsidP="00255CC1">
      <w:pPr>
        <w:numPr>
          <w:ilvl w:val="0"/>
          <w:numId w:val="29"/>
        </w:numPr>
        <w:shd w:val="clear" w:color="auto" w:fill="FFFFFF"/>
        <w:spacing w:after="150" w:line="240" w:lineRule="auto"/>
        <w:jc w:val="both"/>
        <w:rPr>
          <w:rFonts w:ascii="Helvetica" w:eastAsia="Times New Roman" w:hAnsi="Helvetica" w:cs="Helvetica"/>
          <w:color w:val="333333"/>
          <w:sz w:val="21"/>
          <w:szCs w:val="21"/>
        </w:rPr>
      </w:pPr>
      <w:r w:rsidRPr="00480328">
        <w:rPr>
          <w:rFonts w:ascii="Helvetica" w:eastAsia="Times New Roman" w:hAnsi="Helvetica" w:cs="Helvetica"/>
          <w:b/>
          <w:bCs/>
          <w:color w:val="333333"/>
          <w:sz w:val="21"/>
          <w:szCs w:val="21"/>
        </w:rPr>
        <w:t>In our example</w:t>
      </w:r>
      <w:r w:rsidRPr="00480328">
        <w:rPr>
          <w:rFonts w:ascii="Helvetica" w:eastAsia="Times New Roman" w:hAnsi="Helvetica" w:cs="Helvetica"/>
          <w:color w:val="333333"/>
          <w:sz w:val="21"/>
          <w:szCs w:val="21"/>
        </w:rPr>
        <w:t>, the address field of an instruction code will consist of 20 bits but physical memory addresses must be specified with only 15 bits.</w:t>
      </w:r>
    </w:p>
    <w:p w:rsidR="00480328" w:rsidRDefault="00480328" w:rsidP="00255CC1">
      <w:pPr>
        <w:pStyle w:val="NormalWeb"/>
        <w:numPr>
          <w:ilvl w:val="0"/>
          <w:numId w:val="29"/>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Thus CPU will</w:t>
      </w:r>
      <w:r>
        <w:rPr>
          <w:rFonts w:ascii="Helvetica" w:hAnsi="Helvetica" w:cs="Helvetica"/>
          <w:color w:val="333333"/>
          <w:sz w:val="21"/>
          <w:szCs w:val="21"/>
        </w:rPr>
        <w:t> reference instructions and data with a 20-bit address, but the information at this address must be taken from physical memory because access to auxiliary storage for individual words will be prohibitively long.</w:t>
      </w:r>
    </w:p>
    <w:p w:rsidR="00480328" w:rsidRDefault="00480328" w:rsidP="00480328">
      <w:pPr>
        <w:shd w:val="clear" w:color="auto" w:fill="FFFFFF"/>
        <w:spacing w:after="0" w:line="240" w:lineRule="auto"/>
        <w:ind w:left="720"/>
        <w:jc w:val="both"/>
        <w:rPr>
          <w:rFonts w:ascii="Helvetica" w:eastAsia="Times New Roman" w:hAnsi="Helvetica" w:cs="Helvetica"/>
          <w:color w:val="333333"/>
          <w:sz w:val="21"/>
          <w:szCs w:val="21"/>
        </w:rPr>
      </w:pPr>
      <w:r>
        <w:rPr>
          <w:noProof/>
        </w:rPr>
        <w:drawing>
          <wp:inline distT="0" distB="0" distL="0" distR="0">
            <wp:extent cx="5574030" cy="4182110"/>
            <wp:effectExtent l="0" t="0" r="7620" b="8890"/>
            <wp:docPr id="24" name="Picture 24" descr="virtual-memory-and-physical-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irtual-memory-and-physical-mem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4182110"/>
                    </a:xfrm>
                    <a:prstGeom prst="rect">
                      <a:avLst/>
                    </a:prstGeom>
                    <a:noFill/>
                    <a:ln>
                      <a:noFill/>
                    </a:ln>
                  </pic:spPr>
                </pic:pic>
              </a:graphicData>
            </a:graphic>
          </wp:inline>
        </w:drawing>
      </w:r>
    </w:p>
    <w:p w:rsidR="00FB3AFE" w:rsidRPr="00FB3AFE" w:rsidRDefault="00FB3AFE" w:rsidP="00255CC1">
      <w:pPr>
        <w:numPr>
          <w:ilvl w:val="0"/>
          <w:numId w:val="30"/>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(Remember </w:t>
      </w:r>
      <w:r w:rsidRPr="00FB3AFE">
        <w:rPr>
          <w:rFonts w:ascii="Helvetica" w:eastAsia="Times New Roman" w:hAnsi="Helvetica" w:cs="Helvetica"/>
          <w:color w:val="333333"/>
          <w:sz w:val="21"/>
          <w:szCs w:val="21"/>
        </w:rPr>
        <w:t>that for efficient transfers, auxiliary storage moves an entire record to the main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0"/>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 table</w:t>
      </w:r>
      <w:r w:rsidRPr="00FB3AFE">
        <w:rPr>
          <w:rFonts w:ascii="Helvetica" w:eastAsia="Times New Roman" w:hAnsi="Helvetica" w:cs="Helvetica"/>
          <w:color w:val="333333"/>
          <w:sz w:val="21"/>
          <w:szCs w:val="21"/>
        </w:rPr>
        <w:t xml:space="preserve"> is then needed, as shown in Fig. 17, to map a virtual address of 20 bits to a physical address of 15 bits. The mapping is a dynamic operation, which means that every address is translated </w:t>
      </w:r>
      <w:proofErr w:type="spellStart"/>
      <w:r w:rsidRPr="00FB3AFE">
        <w:rPr>
          <w:rFonts w:ascii="Helvetica" w:eastAsia="Times New Roman" w:hAnsi="Helvetica" w:cs="Helvetica"/>
          <w:color w:val="333333"/>
          <w:sz w:val="21"/>
          <w:szCs w:val="21"/>
        </w:rPr>
        <w:t>inunediately</w:t>
      </w:r>
      <w:proofErr w:type="spellEnd"/>
      <w:r w:rsidRPr="00FB3AFE">
        <w:rPr>
          <w:rFonts w:ascii="Helvetica" w:eastAsia="Times New Roman" w:hAnsi="Helvetica" w:cs="Helvetica"/>
          <w:color w:val="333333"/>
          <w:sz w:val="21"/>
          <w:szCs w:val="21"/>
        </w:rPr>
        <w:t xml:space="preserve"> as a word is referenced by CPU.</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0"/>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lastRenderedPageBreak/>
        <w:t>The mapping table</w:t>
      </w:r>
      <w:r w:rsidRPr="00FB3AFE">
        <w:rPr>
          <w:rFonts w:ascii="Helvetica" w:eastAsia="Times New Roman" w:hAnsi="Helvetica" w:cs="Helvetica"/>
          <w:color w:val="333333"/>
          <w:sz w:val="21"/>
          <w:szCs w:val="21"/>
        </w:rPr>
        <w:t> may be stored in a separate memory as shown in Fig. 17 or in main memory. In the first case, an additional memory unit is required as well as one extra memory access time.</w:t>
      </w:r>
    </w:p>
    <w:p w:rsidR="00FB3AFE" w:rsidRDefault="00FB3AFE" w:rsidP="00480328">
      <w:pPr>
        <w:shd w:val="clear" w:color="auto" w:fill="FFFFFF"/>
        <w:spacing w:after="0" w:line="240" w:lineRule="auto"/>
        <w:ind w:left="720"/>
        <w:jc w:val="both"/>
        <w:rPr>
          <w:rFonts w:ascii="Helvetica" w:eastAsia="Times New Roman" w:hAnsi="Helvetica" w:cs="Helvetica"/>
          <w:color w:val="333333"/>
          <w:sz w:val="21"/>
          <w:szCs w:val="21"/>
        </w:rPr>
      </w:pPr>
      <w:r>
        <w:rPr>
          <w:noProof/>
        </w:rPr>
        <w:drawing>
          <wp:inline distT="0" distB="0" distL="0" distR="0">
            <wp:extent cx="5943600" cy="3193490"/>
            <wp:effectExtent l="0" t="0" r="0" b="6985"/>
            <wp:docPr id="25" name="Picture 25" descr="memory-table-for-mapping-virtual-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emory-table-for-mapping-virtual-addr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93490"/>
                    </a:xfrm>
                    <a:prstGeom prst="rect">
                      <a:avLst/>
                    </a:prstGeom>
                    <a:noFill/>
                    <a:ln>
                      <a:noFill/>
                    </a:ln>
                  </pic:spPr>
                </pic:pic>
              </a:graphicData>
            </a:graphic>
          </wp:inline>
        </w:drawing>
      </w:r>
    </w:p>
    <w:p w:rsidR="00FB3AFE" w:rsidRDefault="00FB3AFE" w:rsidP="00255CC1">
      <w:pPr>
        <w:pStyle w:val="NormalWeb"/>
        <w:numPr>
          <w:ilvl w:val="0"/>
          <w:numId w:val="31"/>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In the second case</w:t>
      </w:r>
      <w:r>
        <w:rPr>
          <w:rFonts w:ascii="Helvetica" w:hAnsi="Helvetica" w:cs="Helvetica"/>
          <w:color w:val="333333"/>
          <w:sz w:val="21"/>
          <w:szCs w:val="21"/>
        </w:rPr>
        <w:t>, the tab takes space from main memory and two accesses to memory are required with the program running at half speed.</w:t>
      </w:r>
    </w:p>
    <w:p w:rsidR="00FB3AFE" w:rsidRDefault="00FB3AFE" w:rsidP="00FB3AFE">
      <w:pPr>
        <w:pStyle w:val="Heading3"/>
        <w:shd w:val="clear" w:color="auto" w:fill="FFFFFF"/>
        <w:spacing w:before="300" w:beforeAutospacing="0" w:after="150" w:afterAutospacing="0"/>
        <w:jc w:val="both"/>
        <w:rPr>
          <w:rFonts w:ascii="inherit" w:hAnsi="inherit" w:cs="Helvetica"/>
          <w:b w:val="0"/>
          <w:bCs w:val="0"/>
          <w:color w:val="333333"/>
          <w:sz w:val="36"/>
          <w:szCs w:val="36"/>
        </w:rPr>
      </w:pPr>
      <w:r>
        <w:rPr>
          <w:rFonts w:ascii="inherit" w:hAnsi="inherit" w:cs="Helvetica"/>
          <w:b w:val="0"/>
          <w:bCs w:val="0"/>
          <w:color w:val="333333"/>
          <w:sz w:val="36"/>
          <w:szCs w:val="36"/>
        </w:rPr>
        <w:t>Address Mapping Using Pages</w:t>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table implementation</w:t>
      </w:r>
      <w:r w:rsidRPr="00FB3AFE">
        <w:rPr>
          <w:rFonts w:ascii="Helvetica" w:eastAsia="Times New Roman" w:hAnsi="Helvetica" w:cs="Helvetica"/>
          <w:color w:val="333333"/>
          <w:sz w:val="21"/>
          <w:szCs w:val="21"/>
        </w:rPr>
        <w:t> of the address mapping is simplified if the information in the address space and the memory space are each divided into groups of fixed size.</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physical memory</w:t>
      </w:r>
      <w:r w:rsidRPr="00FB3AFE">
        <w:rPr>
          <w:rFonts w:ascii="Helvetica" w:eastAsia="Times New Roman" w:hAnsi="Helvetica" w:cs="Helvetica"/>
          <w:color w:val="333333"/>
          <w:sz w:val="21"/>
          <w:szCs w:val="21"/>
        </w:rPr>
        <w:t> is broken down into groups of equal size called blocks, which may range from 64 to 4096 words each.</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term page refers</w:t>
      </w:r>
      <w:r w:rsidRPr="00FB3AFE">
        <w:rPr>
          <w:rFonts w:ascii="Helvetica" w:eastAsia="Times New Roman" w:hAnsi="Helvetica" w:cs="Helvetica"/>
          <w:color w:val="333333"/>
          <w:sz w:val="21"/>
          <w:szCs w:val="21"/>
        </w:rPr>
        <w:t> to groups of address space of the same size. For example, if a page or block consists of 1K words, then, using the previous example, address space is divided into 1024 pages and main memory is divided into 32 blocks.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Although</w:t>
      </w:r>
      <w:r w:rsidRPr="00FB3AFE">
        <w:rPr>
          <w:rFonts w:ascii="Helvetica" w:eastAsia="Times New Roman" w:hAnsi="Helvetica" w:cs="Helvetica"/>
          <w:color w:val="333333"/>
          <w:sz w:val="21"/>
          <w:szCs w:val="21"/>
        </w:rPr>
        <w:t> both a page and a block are split into groups of 1K words, a page refers to the organization of address space, while a block refers to the organization of memory space.</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programs</w:t>
      </w:r>
      <w:r w:rsidRPr="00FB3AFE">
        <w:rPr>
          <w:rFonts w:ascii="Helvetica" w:eastAsia="Times New Roman" w:hAnsi="Helvetica" w:cs="Helvetica"/>
          <w:color w:val="333333"/>
          <w:sz w:val="21"/>
          <w:szCs w:val="21"/>
        </w:rPr>
        <w:t> are also considered to be split into pages. Portions of programs are moved from auxiliary memory to main memory in records equal to the size of a page. The term "page frame" is sometimes used to denote a block.</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lastRenderedPageBreak/>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Consider a computer</w:t>
      </w:r>
      <w:r w:rsidRPr="00FB3AFE">
        <w:rPr>
          <w:rFonts w:ascii="Helvetica" w:eastAsia="Times New Roman" w:hAnsi="Helvetica" w:cs="Helvetica"/>
          <w:color w:val="333333"/>
          <w:sz w:val="21"/>
          <w:szCs w:val="21"/>
        </w:rPr>
        <w:t> with an address space of 8K and a memory space of 4K.</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If we split</w:t>
      </w:r>
      <w:r w:rsidRPr="00FB3AFE">
        <w:rPr>
          <w:rFonts w:ascii="Helvetica" w:eastAsia="Times New Roman" w:hAnsi="Helvetica" w:cs="Helvetica"/>
          <w:color w:val="333333"/>
          <w:sz w:val="21"/>
          <w:szCs w:val="21"/>
        </w:rPr>
        <w:t> each into groups of 1K words we obtain eight pages and four blocks as shown in Fig. 18. At any given time, up to four pages of address space may reside in main memory in any one of the four blocks.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mapping from address</w:t>
      </w:r>
      <w:r w:rsidRPr="00FB3AFE">
        <w:rPr>
          <w:rFonts w:ascii="Helvetica" w:eastAsia="Times New Roman" w:hAnsi="Helvetica" w:cs="Helvetica"/>
          <w:color w:val="333333"/>
          <w:sz w:val="21"/>
          <w:szCs w:val="21"/>
        </w:rPr>
        <w:t> space to memory space is facilitated if each virtual address is considered to be represented by two numbers: a page number address and a line within the page.</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In a computer</w:t>
      </w:r>
      <w:r w:rsidRPr="00FB3AFE">
        <w:rPr>
          <w:rFonts w:ascii="Helvetica" w:eastAsia="Times New Roman" w:hAnsi="Helvetica" w:cs="Helvetica"/>
          <w:color w:val="333333"/>
          <w:sz w:val="21"/>
          <w:szCs w:val="21"/>
        </w:rPr>
        <w:t> with 2</w:t>
      </w:r>
      <w:r w:rsidRPr="00FB3AFE">
        <w:rPr>
          <w:rFonts w:ascii="Helvetica" w:eastAsia="Times New Roman" w:hAnsi="Helvetica" w:cs="Helvetica"/>
          <w:color w:val="333333"/>
          <w:sz w:val="16"/>
          <w:szCs w:val="16"/>
          <w:vertAlign w:val="superscript"/>
        </w:rPr>
        <w:t>p</w:t>
      </w:r>
      <w:r w:rsidRPr="00FB3AFE">
        <w:rPr>
          <w:rFonts w:ascii="Helvetica" w:eastAsia="Times New Roman" w:hAnsi="Helvetica" w:cs="Helvetica"/>
          <w:color w:val="333333"/>
          <w:sz w:val="21"/>
          <w:szCs w:val="21"/>
        </w:rPr>
        <w:t> words per page, p bits are used to specify a line address and the remaining high-order bits of the virtual address specify the page number. In the example of Fig. 18, a virtual address has 13 bits.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Since each page</w:t>
      </w:r>
      <w:r w:rsidRPr="00FB3AFE">
        <w:rPr>
          <w:rFonts w:ascii="Helvetica" w:eastAsia="Times New Roman" w:hAnsi="Helvetica" w:cs="Helvetica"/>
          <w:color w:val="333333"/>
          <w:sz w:val="21"/>
          <w:szCs w:val="21"/>
        </w:rPr>
        <w:t> consists of 2</w:t>
      </w:r>
      <w:r w:rsidRPr="00FB3AFE">
        <w:rPr>
          <w:rFonts w:ascii="Helvetica" w:eastAsia="Times New Roman" w:hAnsi="Helvetica" w:cs="Helvetica"/>
          <w:color w:val="333333"/>
          <w:sz w:val="16"/>
          <w:szCs w:val="16"/>
          <w:vertAlign w:val="superscript"/>
        </w:rPr>
        <w:t>10</w:t>
      </w:r>
      <w:r w:rsidRPr="00FB3AFE">
        <w:rPr>
          <w:rFonts w:ascii="Helvetica" w:eastAsia="Times New Roman" w:hAnsi="Helvetica" w:cs="Helvetica"/>
          <w:color w:val="333333"/>
          <w:sz w:val="21"/>
          <w:szCs w:val="21"/>
        </w:rPr>
        <w:t xml:space="preserve"> = 1024 words, the </w:t>
      </w:r>
      <w:proofErr w:type="spellStart"/>
      <w:r w:rsidRPr="00FB3AFE">
        <w:rPr>
          <w:rFonts w:ascii="Helvetica" w:eastAsia="Times New Roman" w:hAnsi="Helvetica" w:cs="Helvetica"/>
          <w:color w:val="333333"/>
          <w:sz w:val="21"/>
          <w:szCs w:val="21"/>
        </w:rPr>
        <w:t>highorder</w:t>
      </w:r>
      <w:proofErr w:type="spellEnd"/>
      <w:r w:rsidRPr="00FB3AFE">
        <w:rPr>
          <w:rFonts w:ascii="Helvetica" w:eastAsia="Times New Roman" w:hAnsi="Helvetica" w:cs="Helvetica"/>
          <w:color w:val="333333"/>
          <w:sz w:val="21"/>
          <w:szCs w:val="21"/>
        </w:rPr>
        <w:t xml:space="preserve"> three bits of a virtual address will specify one of the eight pages and the low-order 10 bits give the line address within the page. Note that the line address in address space and memory space is the same; the only mapping required is from a page number to a block number.</w:t>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organization</w:t>
      </w:r>
      <w:r w:rsidRPr="00FB3AFE">
        <w:rPr>
          <w:rFonts w:ascii="Helvetica" w:eastAsia="Times New Roman" w:hAnsi="Helvetica" w:cs="Helvetica"/>
          <w:color w:val="333333"/>
          <w:sz w:val="21"/>
          <w:szCs w:val="21"/>
        </w:rPr>
        <w:t> of the memory mapping table in a paged system is shown in Fig. 19.</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memory-page table</w:t>
      </w:r>
      <w:r w:rsidRPr="00FB3AFE">
        <w:rPr>
          <w:rFonts w:ascii="Helvetica" w:eastAsia="Times New Roman" w:hAnsi="Helvetica" w:cs="Helvetica"/>
          <w:color w:val="333333"/>
          <w:sz w:val="21"/>
          <w:szCs w:val="21"/>
        </w:rPr>
        <w:t> consists of eight words, one for each page. The address in the page table denotes the page number and the content of the word gives the block number where that page is stored in main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table shows</w:t>
      </w:r>
      <w:r w:rsidRPr="00FB3AFE">
        <w:rPr>
          <w:rFonts w:ascii="Helvetica" w:eastAsia="Times New Roman" w:hAnsi="Helvetica" w:cs="Helvetica"/>
          <w:color w:val="333333"/>
          <w:sz w:val="21"/>
          <w:szCs w:val="21"/>
        </w:rPr>
        <w:t> that pages 1, 2, 5, and 6 are now available in main memory in blocks 3, 0, 1, and 2, respectively.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 presence bit</w:t>
      </w:r>
      <w:r w:rsidRPr="00FB3AFE">
        <w:rPr>
          <w:rFonts w:ascii="Helvetica" w:eastAsia="Times New Roman" w:hAnsi="Helvetica" w:cs="Helvetica"/>
          <w:color w:val="333333"/>
          <w:sz w:val="21"/>
          <w:szCs w:val="21"/>
        </w:rPr>
        <w:t> in each location indicates whether the page has been transferred from auxiliary memory into main memory. A 0 in the presence bit indicates that this page is not available in main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2"/>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CPU references</w:t>
      </w:r>
      <w:r w:rsidRPr="00FB3AFE">
        <w:rPr>
          <w:rFonts w:ascii="Helvetica" w:eastAsia="Times New Roman" w:hAnsi="Helvetica" w:cs="Helvetica"/>
          <w:color w:val="333333"/>
          <w:sz w:val="21"/>
          <w:szCs w:val="21"/>
        </w:rPr>
        <w:t> a word in memory with a virtual address of 13 bits. The three high-order bits of the virtual address specify a page number and also an address for the memory-page table.</w:t>
      </w:r>
    </w:p>
    <w:p w:rsidR="00FB3AFE" w:rsidRDefault="00FB3AFE" w:rsidP="00480328">
      <w:pPr>
        <w:shd w:val="clear" w:color="auto" w:fill="FFFFFF"/>
        <w:spacing w:after="0" w:line="240" w:lineRule="auto"/>
        <w:ind w:left="720"/>
        <w:jc w:val="both"/>
        <w:rPr>
          <w:rFonts w:ascii="Helvetica" w:eastAsia="Times New Roman" w:hAnsi="Helvetica" w:cs="Helvetica"/>
          <w:color w:val="333333"/>
          <w:sz w:val="21"/>
          <w:szCs w:val="21"/>
        </w:rPr>
      </w:pPr>
      <w:r>
        <w:rPr>
          <w:noProof/>
        </w:rPr>
        <w:lastRenderedPageBreak/>
        <w:drawing>
          <wp:inline distT="0" distB="0" distL="0" distR="0">
            <wp:extent cx="5943600" cy="5129953"/>
            <wp:effectExtent l="0" t="0" r="0" b="0"/>
            <wp:docPr id="26" name="Picture 26" descr="memory-table-in-a-paged-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emory-table-in-a-paged-sys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29953"/>
                    </a:xfrm>
                    <a:prstGeom prst="rect">
                      <a:avLst/>
                    </a:prstGeom>
                    <a:noFill/>
                    <a:ln>
                      <a:noFill/>
                    </a:ln>
                  </pic:spPr>
                </pic:pic>
              </a:graphicData>
            </a:graphic>
          </wp:inline>
        </w:drawing>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content of the word</w:t>
      </w:r>
      <w:r w:rsidRPr="00FB3AFE">
        <w:rPr>
          <w:rFonts w:ascii="Helvetica" w:eastAsia="Times New Roman" w:hAnsi="Helvetica" w:cs="Helvetica"/>
          <w:color w:val="333333"/>
          <w:sz w:val="21"/>
          <w:szCs w:val="21"/>
        </w:rPr>
        <w:t> in the memory page table at the page number address is read out into the memory table buffer register.</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If the presence bit</w:t>
      </w:r>
      <w:r w:rsidRPr="00FB3AFE">
        <w:rPr>
          <w:rFonts w:ascii="Helvetica" w:eastAsia="Times New Roman" w:hAnsi="Helvetica" w:cs="Helvetica"/>
          <w:color w:val="333333"/>
          <w:sz w:val="21"/>
          <w:szCs w:val="21"/>
        </w:rPr>
        <w:t> is a 1, the block number thus read is transferred to the two high-order bits of the main memory address register.</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line number</w:t>
      </w:r>
      <w:r w:rsidRPr="00FB3AFE">
        <w:rPr>
          <w:rFonts w:ascii="Helvetica" w:eastAsia="Times New Roman" w:hAnsi="Helvetica" w:cs="Helvetica"/>
          <w:color w:val="333333"/>
          <w:sz w:val="21"/>
          <w:szCs w:val="21"/>
        </w:rPr>
        <w:t> from the virtual address is transferred into the 10 low-order bits of the memory address register. A read signal to main memor</w:t>
      </w:r>
      <w:r>
        <w:rPr>
          <w:rFonts w:ascii="Helvetica" w:eastAsia="Times New Roman" w:hAnsi="Helvetica" w:cs="Helvetica"/>
          <w:color w:val="333333"/>
          <w:sz w:val="21"/>
          <w:szCs w:val="21"/>
        </w:rPr>
        <w:t>y.</w:t>
      </w:r>
    </w:p>
    <w:p w:rsid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Pr>
          <w:noProof/>
        </w:rPr>
        <w:lastRenderedPageBreak/>
        <w:drawing>
          <wp:inline distT="0" distB="0" distL="0" distR="0">
            <wp:extent cx="5741035" cy="3474720"/>
            <wp:effectExtent l="0" t="0" r="0" b="0"/>
            <wp:docPr id="27" name="Picture 27" descr="address-space-memory-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dress-space-memory-spa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1035" cy="3474720"/>
                    </a:xfrm>
                    <a:prstGeom prst="rect">
                      <a:avLst/>
                    </a:prstGeom>
                    <a:noFill/>
                    <a:ln>
                      <a:noFill/>
                    </a:ln>
                  </pic:spPr>
                </pic:pic>
              </a:graphicData>
            </a:graphic>
          </wp:inline>
        </w:drawing>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proofErr w:type="gramStart"/>
      <w:r w:rsidRPr="00FB3AFE">
        <w:rPr>
          <w:rFonts w:ascii="Helvetica" w:eastAsia="Times New Roman" w:hAnsi="Helvetica" w:cs="Helvetica"/>
          <w:b/>
          <w:bCs/>
          <w:color w:val="333333"/>
          <w:sz w:val="21"/>
          <w:szCs w:val="21"/>
        </w:rPr>
        <w:t>transfers</w:t>
      </w:r>
      <w:proofErr w:type="gramEnd"/>
      <w:r w:rsidRPr="00FB3AFE">
        <w:rPr>
          <w:rFonts w:ascii="Helvetica" w:eastAsia="Times New Roman" w:hAnsi="Helvetica" w:cs="Helvetica"/>
          <w:color w:val="333333"/>
          <w:sz w:val="21"/>
          <w:szCs w:val="21"/>
        </w:rPr>
        <w:t> the content of the word to the main memory buffer register ready to be used by the CPU.</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If the presence bit</w:t>
      </w:r>
      <w:r w:rsidRPr="00FB3AFE">
        <w:rPr>
          <w:rFonts w:ascii="Helvetica" w:eastAsia="Times New Roman" w:hAnsi="Helvetica" w:cs="Helvetica"/>
          <w:color w:val="333333"/>
          <w:sz w:val="21"/>
          <w:szCs w:val="21"/>
        </w:rPr>
        <w:t> in the word read from the page table is 0, it signifies that the content of the word referenced by the virtual address does not reside in main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 call to the operating system</w:t>
      </w:r>
      <w:r w:rsidRPr="00FB3AFE">
        <w:rPr>
          <w:rFonts w:ascii="Helvetica" w:eastAsia="Times New Roman" w:hAnsi="Helvetica" w:cs="Helvetica"/>
          <w:color w:val="333333"/>
          <w:sz w:val="21"/>
          <w:szCs w:val="21"/>
        </w:rPr>
        <w:t> is then generated to fetch the required page from auxiliary memory and place it into main memory before resuming computation.</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p>
    <w:p w:rsidR="00FB3AFE" w:rsidRDefault="00FB3AFE" w:rsidP="00FB3AFE">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Associative Memory Page Table</w:t>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 random-access</w:t>
      </w:r>
      <w:r w:rsidRPr="00FB3AFE">
        <w:rPr>
          <w:rFonts w:ascii="Helvetica" w:eastAsia="Times New Roman" w:hAnsi="Helvetica" w:cs="Helvetica"/>
          <w:color w:val="333333"/>
          <w:sz w:val="21"/>
          <w:szCs w:val="21"/>
        </w:rPr>
        <w:t> memory page table is inefficient with respect to storage utilization.</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In the example</w:t>
      </w:r>
      <w:r w:rsidRPr="00FB3AFE">
        <w:rPr>
          <w:rFonts w:ascii="Helvetica" w:eastAsia="Times New Roman" w:hAnsi="Helvetica" w:cs="Helvetica"/>
          <w:color w:val="333333"/>
          <w:sz w:val="21"/>
          <w:szCs w:val="21"/>
        </w:rPr>
        <w:t> of Fig. 19 we observe that eight words of memory are needed, one for each page, but at least four words will always be marked empty because main memory cannot accommodate more than four blocks.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In general, a system</w:t>
      </w:r>
      <w:r w:rsidRPr="00FB3AFE">
        <w:rPr>
          <w:rFonts w:ascii="Helvetica" w:eastAsia="Times New Roman" w:hAnsi="Helvetica" w:cs="Helvetica"/>
          <w:color w:val="333333"/>
          <w:sz w:val="21"/>
          <w:szCs w:val="21"/>
        </w:rPr>
        <w:t> with n pages and m blocks would require a memory-page table of n locations of which up to m blocks will be marked with block numbers and all others will be empty.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lastRenderedPageBreak/>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As a second</w:t>
      </w:r>
      <w:r w:rsidRPr="00FB3AFE">
        <w:rPr>
          <w:rFonts w:ascii="Helvetica" w:eastAsia="Times New Roman" w:hAnsi="Helvetica" w:cs="Helvetica"/>
          <w:color w:val="333333"/>
          <w:sz w:val="21"/>
          <w:szCs w:val="21"/>
        </w:rPr>
        <w:t> numerical example, consider an address space of 1024K words and memory space of 32K words.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If each page or block contains 1K words</w:t>
      </w:r>
      <w:r w:rsidRPr="00FB3AFE">
        <w:rPr>
          <w:rFonts w:ascii="Helvetica" w:eastAsia="Times New Roman" w:hAnsi="Helvetica" w:cs="Helvetica"/>
          <w:color w:val="333333"/>
          <w:sz w:val="21"/>
          <w:szCs w:val="21"/>
        </w:rPr>
        <w:t>, the number of pages is 1024 and the number of blocks 32. The capacity of the memory-page table must be 1024 words and only 32 locations may have a presence bit equal to 1.</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At any given time</w:t>
      </w:r>
      <w:r w:rsidRPr="00FB3AFE">
        <w:rPr>
          <w:rFonts w:ascii="Helvetica" w:eastAsia="Times New Roman" w:hAnsi="Helvetica" w:cs="Helvetica"/>
          <w:color w:val="333333"/>
          <w:sz w:val="21"/>
          <w:szCs w:val="21"/>
        </w:rPr>
        <w:t>, at least 992 locations will be empty and not in use.</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 more efficient way </w:t>
      </w:r>
      <w:r w:rsidRPr="00FB3AFE">
        <w:rPr>
          <w:rFonts w:ascii="Helvetica" w:eastAsia="Times New Roman" w:hAnsi="Helvetica" w:cs="Helvetica"/>
          <w:color w:val="333333"/>
          <w:sz w:val="21"/>
          <w:szCs w:val="21"/>
        </w:rPr>
        <w:t>to organize the page table would be to construct it with a number of words equal to the number of blocks in main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In this way the size of the memory</w:t>
      </w:r>
      <w:r w:rsidRPr="00FB3AFE">
        <w:rPr>
          <w:rFonts w:ascii="Helvetica" w:eastAsia="Times New Roman" w:hAnsi="Helvetica" w:cs="Helvetica"/>
          <w:color w:val="333333"/>
          <w:sz w:val="21"/>
          <w:szCs w:val="21"/>
        </w:rPr>
        <w:t> is reduced and each location is fully utilized. This method can be implemented by means of an associative memory with each word in memory containing a page number together with its corresponding block number.</w:t>
      </w:r>
    </w:p>
    <w:p w:rsid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Pr>
          <w:noProof/>
        </w:rPr>
        <w:drawing>
          <wp:inline distT="0" distB="0" distL="0" distR="0">
            <wp:extent cx="4277995" cy="4070985"/>
            <wp:effectExtent l="0" t="0" r="8255" b="5715"/>
            <wp:docPr id="28" name="Picture 28" descr="associative-memory-pag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ssociative-memory-page-t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7995" cy="4070985"/>
                    </a:xfrm>
                    <a:prstGeom prst="rect">
                      <a:avLst/>
                    </a:prstGeom>
                    <a:noFill/>
                    <a:ln>
                      <a:noFill/>
                    </a:ln>
                  </pic:spPr>
                </pic:pic>
              </a:graphicData>
            </a:graphic>
          </wp:inline>
        </w:drawing>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page field</w:t>
      </w:r>
      <w:r w:rsidRPr="00FB3AFE">
        <w:rPr>
          <w:rFonts w:ascii="Helvetica" w:eastAsia="Times New Roman" w:hAnsi="Helvetica" w:cs="Helvetica"/>
          <w:color w:val="333333"/>
          <w:sz w:val="21"/>
          <w:szCs w:val="21"/>
        </w:rPr>
        <w:t> in each word is compared with the page number in the virtual address.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lastRenderedPageBreak/>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If a match occurs,</w:t>
      </w:r>
      <w:r w:rsidRPr="00FB3AFE">
        <w:rPr>
          <w:rFonts w:ascii="Helvetica" w:eastAsia="Times New Roman" w:hAnsi="Helvetica" w:cs="Helvetica"/>
          <w:color w:val="333333"/>
          <w:sz w:val="21"/>
          <w:szCs w:val="21"/>
        </w:rPr>
        <w:t> the word is read from memory and its corresponding block number is extracted. Consider again the case of eight pages and four blocks as in the example of Fig. 19.</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We replace</w:t>
      </w:r>
      <w:r w:rsidRPr="00FB3AFE">
        <w:rPr>
          <w:rFonts w:ascii="Helvetica" w:eastAsia="Times New Roman" w:hAnsi="Helvetica" w:cs="Helvetica"/>
          <w:color w:val="333333"/>
          <w:sz w:val="21"/>
          <w:szCs w:val="21"/>
        </w:rPr>
        <w:t> the random access memory-page table with an associative memory of four words as shown in Fig. 20. Each entry in the associative memory array consists of two fields. The first three bits specify a field for storing the page number. The last two bits constitute a field for storing the block number.</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virtual address</w:t>
      </w:r>
      <w:r w:rsidRPr="00FB3AFE">
        <w:rPr>
          <w:rFonts w:ascii="Helvetica" w:eastAsia="Times New Roman" w:hAnsi="Helvetica" w:cs="Helvetica"/>
          <w:color w:val="333333"/>
          <w:sz w:val="21"/>
          <w:szCs w:val="21"/>
        </w:rPr>
        <w:t> is placed in the argument register. The page number bits in the argument register are compared with all page numbers in the page field of the associative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If the page number </w:t>
      </w:r>
      <w:r w:rsidRPr="00FB3AFE">
        <w:rPr>
          <w:rFonts w:ascii="Helvetica" w:eastAsia="Times New Roman" w:hAnsi="Helvetica" w:cs="Helvetica"/>
          <w:color w:val="333333"/>
          <w:sz w:val="21"/>
          <w:szCs w:val="21"/>
        </w:rPr>
        <w:t>is found, the 5-bit word is read out from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corresponding block number</w:t>
      </w:r>
      <w:r w:rsidRPr="00FB3AFE">
        <w:rPr>
          <w:rFonts w:ascii="Helvetica" w:eastAsia="Times New Roman" w:hAnsi="Helvetica" w:cs="Helvetica"/>
          <w:color w:val="333333"/>
          <w:sz w:val="21"/>
          <w:szCs w:val="21"/>
        </w:rPr>
        <w:t>, being in the same word, is transferred to the main memory address register. If no match occurs, a call to the operating system is generated to bring the required page from auxiliary memory.</w:t>
      </w:r>
    </w:p>
    <w:p w:rsidR="00FB3AFE" w:rsidRDefault="00FB3AFE" w:rsidP="00FB3AFE">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Page Replacement</w:t>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 virtual memory system</w:t>
      </w:r>
      <w:r w:rsidRPr="00FB3AFE">
        <w:rPr>
          <w:rFonts w:ascii="Helvetica" w:eastAsia="Times New Roman" w:hAnsi="Helvetica" w:cs="Helvetica"/>
          <w:color w:val="333333"/>
          <w:sz w:val="21"/>
          <w:szCs w:val="21"/>
        </w:rPr>
        <w:t> is a combination of hardware and software techniques. The memory management software system handles all the software operations for the efficient utilization of memory space.</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It must decide (1)</w:t>
      </w:r>
      <w:r w:rsidRPr="00FB3AFE">
        <w:rPr>
          <w:rFonts w:ascii="Helvetica" w:eastAsia="Times New Roman" w:hAnsi="Helvetica" w:cs="Helvetica"/>
          <w:color w:val="333333"/>
          <w:sz w:val="21"/>
          <w:szCs w:val="21"/>
        </w:rPr>
        <w:t> which page in main memory ought to be removed to make room for a new page, (2) when a new page is to be transferred from auxiliary memory to main memory, and (3) where the page is to be placed in main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hardware</w:t>
      </w:r>
      <w:r w:rsidRPr="00FB3AFE">
        <w:rPr>
          <w:rFonts w:ascii="Helvetica" w:eastAsia="Times New Roman" w:hAnsi="Helvetica" w:cs="Helvetica"/>
          <w:color w:val="333333"/>
          <w:sz w:val="21"/>
          <w:szCs w:val="21"/>
        </w:rPr>
        <w:t> mapping mechanism and the memory management software together constitute the architecture of a virtual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When a program starts</w:t>
      </w:r>
      <w:r w:rsidRPr="00FB3AFE">
        <w:rPr>
          <w:rFonts w:ascii="Helvetica" w:eastAsia="Times New Roman" w:hAnsi="Helvetica" w:cs="Helvetica"/>
          <w:color w:val="333333"/>
          <w:sz w:val="21"/>
          <w:szCs w:val="21"/>
        </w:rPr>
        <w:t> execution, one or more pages are transferred into main memory and the page table is set to indicate their position.</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program</w:t>
      </w:r>
      <w:r w:rsidRPr="00FB3AFE">
        <w:rPr>
          <w:rFonts w:ascii="Helvetica" w:eastAsia="Times New Roman" w:hAnsi="Helvetica" w:cs="Helvetica"/>
          <w:color w:val="333333"/>
          <w:sz w:val="21"/>
          <w:szCs w:val="21"/>
        </w:rPr>
        <w:t> is executed from main memory until it attempts to reference a page that is still in auxiliary memory.</w:t>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lastRenderedPageBreak/>
        <w:t>This condition</w:t>
      </w:r>
      <w:r w:rsidRPr="00FB3AFE">
        <w:rPr>
          <w:rFonts w:ascii="Helvetica" w:eastAsia="Times New Roman" w:hAnsi="Helvetica" w:cs="Helvetica"/>
          <w:color w:val="333333"/>
          <w:sz w:val="21"/>
          <w:szCs w:val="21"/>
        </w:rPr>
        <w:t> is called page fault. When page fault occurs, the execution of the present program is suspended until the required page is brought into main memory. Since loading a page from auxiliary memory to main memory is basically an I/O operation, the operating system assigns this task to the VO processor.</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In the meantime</w:t>
      </w:r>
      <w:r w:rsidRPr="00FB3AFE">
        <w:rPr>
          <w:rFonts w:ascii="Helvetica" w:eastAsia="Times New Roman" w:hAnsi="Helvetica" w:cs="Helvetica"/>
          <w:color w:val="333333"/>
          <w:sz w:val="21"/>
          <w:szCs w:val="21"/>
        </w:rPr>
        <w:t>, control is transferred to the next program in memory that is waiting to be processed in the CPU. Later, when the memory block has been assigned and the transfer completed, the original program can resume its operation.</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When a page fault occurs</w:t>
      </w:r>
      <w:r w:rsidRPr="00FB3AFE">
        <w:rPr>
          <w:rFonts w:ascii="Helvetica" w:eastAsia="Times New Roman" w:hAnsi="Helvetica" w:cs="Helvetica"/>
          <w:color w:val="333333"/>
          <w:sz w:val="21"/>
          <w:szCs w:val="21"/>
        </w:rPr>
        <w:t> in a virtual memory system, it signifies that the page referenced by the CPU is not in main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 new page is then</w:t>
      </w:r>
      <w:r w:rsidRPr="00FB3AFE">
        <w:rPr>
          <w:rFonts w:ascii="Helvetica" w:eastAsia="Times New Roman" w:hAnsi="Helvetica" w:cs="Helvetica"/>
          <w:color w:val="333333"/>
          <w:sz w:val="21"/>
          <w:szCs w:val="21"/>
        </w:rPr>
        <w:t> transferred from auxiliary memory to main memory. If main memory is full, it would be necessary to remove a page from a memory block to make room for the new page. The policy for choosing pages to remove is determined from the replacement algorithm that is used.</w:t>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goal of a replacement policy</w:t>
      </w:r>
      <w:r w:rsidRPr="00FB3AFE">
        <w:rPr>
          <w:rFonts w:ascii="Helvetica" w:eastAsia="Times New Roman" w:hAnsi="Helvetica" w:cs="Helvetica"/>
          <w:color w:val="333333"/>
          <w:sz w:val="21"/>
          <w:szCs w:val="21"/>
        </w:rPr>
        <w:t xml:space="preserve"> is to try to remove the page least likely to be referenced in the immediate future. Two of the most common replacement algorithms used </w:t>
      </w:r>
      <w:proofErr w:type="gramStart"/>
      <w:r w:rsidRPr="00FB3AFE">
        <w:rPr>
          <w:rFonts w:ascii="Helvetica" w:eastAsia="Times New Roman" w:hAnsi="Helvetica" w:cs="Helvetica"/>
          <w:color w:val="333333"/>
          <w:sz w:val="21"/>
          <w:szCs w:val="21"/>
        </w:rPr>
        <w:t>are</w:t>
      </w:r>
      <w:proofErr w:type="gramEnd"/>
      <w:r w:rsidRPr="00FB3AFE">
        <w:rPr>
          <w:rFonts w:ascii="Helvetica" w:eastAsia="Times New Roman" w:hAnsi="Helvetica" w:cs="Helvetica"/>
          <w:color w:val="333333"/>
          <w:sz w:val="21"/>
          <w:szCs w:val="21"/>
        </w:rPr>
        <w:t xml:space="preserve"> the first-in, first-out (FIFO) and the least recently used (LRU).</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FIFO algorithm selects</w:t>
      </w:r>
      <w:r w:rsidRPr="00FB3AFE">
        <w:rPr>
          <w:rFonts w:ascii="Helvetica" w:eastAsia="Times New Roman" w:hAnsi="Helvetica" w:cs="Helvetica"/>
          <w:color w:val="333333"/>
          <w:sz w:val="21"/>
          <w:szCs w:val="21"/>
        </w:rPr>
        <w:t> for replacement the page that has been in memory the longest time. Each time a page is loaded into memory, its identification number is pushed into a FIFO stack. FIFO will be full whenever memory has no more empty blocks.</w:t>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When a new page must be loaded,</w:t>
      </w:r>
      <w:r w:rsidRPr="00FB3AFE">
        <w:rPr>
          <w:rFonts w:ascii="Helvetica" w:eastAsia="Times New Roman" w:hAnsi="Helvetica" w:cs="Helvetica"/>
          <w:color w:val="333333"/>
          <w:sz w:val="21"/>
          <w:szCs w:val="21"/>
        </w:rPr>
        <w:t> the page least recently brought in is removed. The page to be removed is easily determined because its identification number is at the top of the FIFO stack. The FIFO replacement policy has the advantage of being easy to implement.</w:t>
      </w:r>
    </w:p>
    <w:p w:rsidR="00FB3AFE" w:rsidRDefault="00FB3AFE" w:rsidP="00255CC1">
      <w:pPr>
        <w:pStyle w:val="NormalWeb"/>
        <w:numPr>
          <w:ilvl w:val="0"/>
          <w:numId w:val="33"/>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It has the disadvantage</w:t>
      </w:r>
      <w:r>
        <w:rPr>
          <w:rFonts w:ascii="Helvetica" w:hAnsi="Helvetica" w:cs="Helvetica"/>
          <w:color w:val="333333"/>
          <w:sz w:val="21"/>
          <w:szCs w:val="21"/>
        </w:rPr>
        <w:t> that under certain circumstances pages are removed and loaded from memory too frequently.</w:t>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 xml:space="preserve">LRU </w:t>
      </w:r>
      <w:proofErr w:type="gramStart"/>
      <w:r w:rsidRPr="00FB3AFE">
        <w:rPr>
          <w:rFonts w:ascii="Helvetica" w:eastAsia="Times New Roman" w:hAnsi="Helvetica" w:cs="Helvetica"/>
          <w:b/>
          <w:bCs/>
          <w:color w:val="333333"/>
          <w:sz w:val="21"/>
          <w:szCs w:val="21"/>
        </w:rPr>
        <w:t>The</w:t>
      </w:r>
      <w:proofErr w:type="gramEnd"/>
      <w:r w:rsidRPr="00FB3AFE">
        <w:rPr>
          <w:rFonts w:ascii="Helvetica" w:eastAsia="Times New Roman" w:hAnsi="Helvetica" w:cs="Helvetica"/>
          <w:b/>
          <w:bCs/>
          <w:color w:val="333333"/>
          <w:sz w:val="21"/>
          <w:szCs w:val="21"/>
        </w:rPr>
        <w:t xml:space="preserve"> LRU policy</w:t>
      </w:r>
      <w:r w:rsidRPr="00FB3AFE">
        <w:rPr>
          <w:rFonts w:ascii="Helvetica" w:eastAsia="Times New Roman" w:hAnsi="Helvetica" w:cs="Helvetica"/>
          <w:color w:val="333333"/>
          <w:sz w:val="21"/>
          <w:szCs w:val="21"/>
        </w:rPr>
        <w:t> is more difficult to implement but has been more attractive on the assumption that the least recently used page is a better candidate for removal than the least recently loaded page as in FIFO.</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LRU algorithm</w:t>
      </w:r>
      <w:r w:rsidRPr="00FB3AFE">
        <w:rPr>
          <w:rFonts w:ascii="Helvetica" w:eastAsia="Times New Roman" w:hAnsi="Helvetica" w:cs="Helvetica"/>
          <w:color w:val="333333"/>
          <w:sz w:val="21"/>
          <w:szCs w:val="21"/>
        </w:rPr>
        <w:t> can be implemented by associating a counter with every page that is in main memory. When a page is referenced, its associated counter is set to zero.</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At fixed intervals of time, </w:t>
      </w:r>
      <w:r w:rsidRPr="00FB3AFE">
        <w:rPr>
          <w:rFonts w:ascii="Helvetica" w:eastAsia="Times New Roman" w:hAnsi="Helvetica" w:cs="Helvetica"/>
          <w:color w:val="333333"/>
          <w:sz w:val="21"/>
          <w:szCs w:val="21"/>
        </w:rPr>
        <w:t>the counters associated with all pages presently in memory are incremented by 1. The least recently used page is the page with the highest count.</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3"/>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lastRenderedPageBreak/>
        <w:t>The counters are often</w:t>
      </w:r>
      <w:r w:rsidRPr="00FB3AFE">
        <w:rPr>
          <w:rFonts w:ascii="Helvetica" w:eastAsia="Times New Roman" w:hAnsi="Helvetica" w:cs="Helvetica"/>
          <w:color w:val="333333"/>
          <w:sz w:val="21"/>
          <w:szCs w:val="21"/>
        </w:rPr>
        <w:t> called aging registers, as their count indicates their age, that is, how long ago their associated pages have been referenced.</w:t>
      </w:r>
    </w:p>
    <w:p w:rsidR="00FB3AFE" w:rsidRDefault="00FB3AFE" w:rsidP="00FB3AFE">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Memory Management Hardware</w:t>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In a multiprogramming</w:t>
      </w:r>
      <w:r w:rsidRPr="00FB3AFE">
        <w:rPr>
          <w:rFonts w:ascii="Helvetica" w:eastAsia="Times New Roman" w:hAnsi="Helvetica" w:cs="Helvetica"/>
          <w:color w:val="333333"/>
          <w:sz w:val="21"/>
          <w:szCs w:val="21"/>
        </w:rPr>
        <w:t> environment where many programs reside in memory it becomes necessary to move programs and data around the memory, to vary the amount of memory in use by a given program, and to prevent a program from changing other programs.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demands on computer memory</w:t>
      </w:r>
      <w:r w:rsidRPr="00FB3AFE">
        <w:rPr>
          <w:rFonts w:ascii="Helvetica" w:eastAsia="Times New Roman" w:hAnsi="Helvetica" w:cs="Helvetica"/>
          <w:color w:val="333333"/>
          <w:sz w:val="21"/>
          <w:szCs w:val="21"/>
        </w:rPr>
        <w:t> brought about by multiprogramming have created the need for a memory management system. A memory management system is a collection of hardware and software procedures for managing the vari</w:t>
      </w:r>
      <w:r>
        <w:rPr>
          <w:rFonts w:ascii="Helvetica" w:eastAsia="Times New Roman" w:hAnsi="Helvetica" w:cs="Helvetica"/>
          <w:color w:val="333333"/>
          <w:sz w:val="21"/>
          <w:szCs w:val="21"/>
        </w:rPr>
        <w:t>ous programs residing in memory.</w:t>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memory management software</w:t>
      </w:r>
      <w:r w:rsidRPr="00FB3AFE">
        <w:rPr>
          <w:rFonts w:ascii="Helvetica" w:eastAsia="Times New Roman" w:hAnsi="Helvetica" w:cs="Helvetica"/>
          <w:color w:val="333333"/>
          <w:sz w:val="21"/>
          <w:szCs w:val="21"/>
        </w:rPr>
        <w:t> is part of an overall operating system available in many computers. Here we are concerned with the hardware unit associated with the memory management system.</w:t>
      </w:r>
    </w:p>
    <w:p w:rsidR="00FB3AFE" w:rsidRPr="00FB3AFE" w:rsidRDefault="00FB3AFE" w:rsidP="00FB3AFE">
      <w:pPr>
        <w:shd w:val="clear" w:color="auto" w:fill="FFFFFF"/>
        <w:spacing w:after="0" w:line="240" w:lineRule="auto"/>
        <w:ind w:left="720"/>
        <w:jc w:val="both"/>
        <w:rPr>
          <w:ins w:id="0" w:author="Unknown"/>
          <w:rFonts w:ascii="Helvetica" w:eastAsia="Times New Roman" w:hAnsi="Helvetica" w:cs="Helvetica"/>
          <w:color w:val="333333"/>
          <w:sz w:val="21"/>
          <w:szCs w:val="21"/>
        </w:rPr>
      </w:pPr>
      <w:ins w:id="1" w:author="Unknown">
        <w:r w:rsidRPr="00FB3AFE">
          <w:rPr>
            <w:rFonts w:ascii="Helvetica" w:eastAsia="Times New Roman" w:hAnsi="Helvetica" w:cs="Helvetica"/>
            <w:color w:val="333333"/>
            <w:sz w:val="21"/>
            <w:szCs w:val="21"/>
          </w:rPr>
          <w:br/>
        </w:r>
      </w:ins>
    </w:p>
    <w:p w:rsidR="00FB3AFE" w:rsidRPr="00FB3AFE" w:rsidRDefault="00FB3AFE" w:rsidP="00255CC1">
      <w:pPr>
        <w:numPr>
          <w:ilvl w:val="0"/>
          <w:numId w:val="34"/>
        </w:numPr>
        <w:shd w:val="clear" w:color="auto" w:fill="FFFFFF"/>
        <w:spacing w:before="100" w:beforeAutospacing="1" w:after="100" w:afterAutospacing="1" w:line="240" w:lineRule="auto"/>
        <w:jc w:val="both"/>
        <w:rPr>
          <w:ins w:id="2" w:author="Unknown"/>
          <w:rFonts w:ascii="Helvetica" w:eastAsia="Times New Roman" w:hAnsi="Helvetica" w:cs="Helvetica"/>
          <w:color w:val="333333"/>
          <w:sz w:val="21"/>
          <w:szCs w:val="21"/>
        </w:rPr>
      </w:pPr>
    </w:p>
    <w:p w:rsidR="00FB3AFE" w:rsidRPr="00FB3AFE" w:rsidRDefault="00FB3AFE"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b/>
          <w:bCs/>
          <w:color w:val="333333"/>
          <w:sz w:val="20"/>
          <w:szCs w:val="20"/>
        </w:rPr>
      </w:pPr>
      <w:r w:rsidRPr="00FB3AFE">
        <w:rPr>
          <w:rFonts w:ascii="Consolas" w:eastAsia="Times New Roman" w:hAnsi="Consolas" w:cs="Consolas"/>
          <w:b/>
          <w:bCs/>
          <w:color w:val="333333"/>
          <w:sz w:val="20"/>
          <w:szCs w:val="20"/>
        </w:rPr>
        <w:t>The basic components of a memory management unit are:</w:t>
      </w:r>
    </w:p>
    <w:p w:rsidR="00FB3AFE" w:rsidRPr="00FB3AFE" w:rsidRDefault="00FB3AFE"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p>
    <w:p w:rsidR="00FB3AFE" w:rsidRPr="00FB3AFE" w:rsidRDefault="00FB3AFE"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FB3AFE">
        <w:rPr>
          <w:rFonts w:ascii="Consolas" w:eastAsia="Times New Roman" w:hAnsi="Consolas" w:cs="Consolas"/>
          <w:color w:val="333333"/>
          <w:sz w:val="20"/>
          <w:szCs w:val="20"/>
        </w:rPr>
        <w:t>1. A facility for dynamic storage relocation that maps logical memory</w:t>
      </w:r>
    </w:p>
    <w:p w:rsidR="00FB3AFE" w:rsidRPr="00FB3AFE" w:rsidRDefault="00FB3AFE"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FB3AFE">
        <w:rPr>
          <w:rFonts w:ascii="Consolas" w:eastAsia="Times New Roman" w:hAnsi="Consolas" w:cs="Consolas"/>
          <w:color w:val="333333"/>
          <w:sz w:val="20"/>
          <w:szCs w:val="20"/>
        </w:rPr>
        <w:t>references into physical memory addresses</w:t>
      </w:r>
    </w:p>
    <w:p w:rsidR="00FB3AFE" w:rsidRPr="00FB3AFE" w:rsidRDefault="00FB3AFE"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p>
    <w:p w:rsidR="00FB3AFE" w:rsidRPr="00FB3AFE" w:rsidRDefault="00FB3AFE"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FB3AFE">
        <w:rPr>
          <w:rFonts w:ascii="Consolas" w:eastAsia="Times New Roman" w:hAnsi="Consolas" w:cs="Consolas"/>
          <w:color w:val="333333"/>
          <w:sz w:val="20"/>
          <w:szCs w:val="20"/>
        </w:rPr>
        <w:t>2. A provision for sharing common programs stored in memory by different users</w:t>
      </w:r>
    </w:p>
    <w:p w:rsidR="00FB3AFE" w:rsidRPr="00FB3AFE" w:rsidRDefault="00FB3AFE"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p>
    <w:p w:rsidR="00FB3AFE" w:rsidRPr="00FB3AFE" w:rsidRDefault="00FB3AFE"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FB3AFE">
        <w:rPr>
          <w:rFonts w:ascii="Consolas" w:eastAsia="Times New Roman" w:hAnsi="Consolas" w:cs="Consolas"/>
          <w:color w:val="333333"/>
          <w:sz w:val="20"/>
          <w:szCs w:val="20"/>
        </w:rPr>
        <w:t>3. Protection of information against unauthorized access between users</w:t>
      </w:r>
    </w:p>
    <w:p w:rsidR="00FB3AFE" w:rsidRPr="00FB3AFE" w:rsidRDefault="00FB3AFE"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FB3AFE">
        <w:rPr>
          <w:rFonts w:ascii="Consolas" w:eastAsia="Times New Roman" w:hAnsi="Consolas" w:cs="Consolas"/>
          <w:color w:val="333333"/>
          <w:sz w:val="20"/>
          <w:szCs w:val="20"/>
        </w:rPr>
        <w:t>and preventing users from changing operating system functions</w:t>
      </w:r>
    </w:p>
    <w:p w:rsidR="00FB3AFE" w:rsidRDefault="00FB3AFE" w:rsidP="00255CC1">
      <w:pPr>
        <w:pStyle w:val="NormalWeb"/>
        <w:numPr>
          <w:ilvl w:val="0"/>
          <w:numId w:val="3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br/>
        <w:t>The dynamic storage</w:t>
      </w:r>
      <w:r>
        <w:rPr>
          <w:rFonts w:ascii="Helvetica" w:hAnsi="Helvetica" w:cs="Helvetica"/>
          <w:color w:val="333333"/>
          <w:sz w:val="21"/>
          <w:szCs w:val="21"/>
        </w:rPr>
        <w:t> relocation hardware is a mapping process similar to the paging system. The fixed page size used in the virtual memory system causes certain difficulties with respect to program size and the logical structure of programs.</w:t>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br/>
        <w:t>It is more convenient</w:t>
      </w:r>
      <w:r w:rsidRPr="00FB3AFE">
        <w:rPr>
          <w:rFonts w:ascii="Helvetica" w:eastAsia="Times New Roman" w:hAnsi="Helvetica" w:cs="Helvetica"/>
          <w:color w:val="333333"/>
          <w:sz w:val="21"/>
          <w:szCs w:val="21"/>
        </w:rPr>
        <w:t> to divide programs and data into logical parts called segments. A segment is a set of logically related instructions or data elements associated with a given name.</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Segments may be</w:t>
      </w:r>
      <w:r w:rsidRPr="00FB3AFE">
        <w:rPr>
          <w:rFonts w:ascii="Helvetica" w:eastAsia="Times New Roman" w:hAnsi="Helvetica" w:cs="Helvetica"/>
          <w:color w:val="333333"/>
          <w:sz w:val="21"/>
          <w:szCs w:val="21"/>
        </w:rPr>
        <w:t> generated by the programmer or by the operating system.</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Examples of segments</w:t>
      </w:r>
      <w:r w:rsidRPr="00FB3AFE">
        <w:rPr>
          <w:rFonts w:ascii="Helvetica" w:eastAsia="Times New Roman" w:hAnsi="Helvetica" w:cs="Helvetica"/>
          <w:color w:val="333333"/>
          <w:sz w:val="21"/>
          <w:szCs w:val="21"/>
        </w:rPr>
        <w:t> are a subroutine, an array of data, a table of symbols, or a user's program.</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lastRenderedPageBreak/>
        <w:t>The sharing </w:t>
      </w:r>
      <w:r w:rsidRPr="00FB3AFE">
        <w:rPr>
          <w:rFonts w:ascii="Helvetica" w:eastAsia="Times New Roman" w:hAnsi="Helvetica" w:cs="Helvetica"/>
          <w:color w:val="333333"/>
          <w:sz w:val="21"/>
          <w:szCs w:val="21"/>
        </w:rPr>
        <w:t xml:space="preserve">of common programs is an integral part of a multiprogramming system. For example, several users wishing to compile their </w:t>
      </w:r>
      <w:proofErr w:type="gramStart"/>
      <w:r w:rsidRPr="00FB3AFE">
        <w:rPr>
          <w:rFonts w:ascii="Helvetica" w:eastAsia="Times New Roman" w:hAnsi="Helvetica" w:cs="Helvetica"/>
          <w:color w:val="333333"/>
          <w:sz w:val="21"/>
          <w:szCs w:val="21"/>
        </w:rPr>
        <w:t>Fortran</w:t>
      </w:r>
      <w:proofErr w:type="gramEnd"/>
      <w:r w:rsidRPr="00FB3AFE">
        <w:rPr>
          <w:rFonts w:ascii="Helvetica" w:eastAsia="Times New Roman" w:hAnsi="Helvetica" w:cs="Helvetica"/>
          <w:color w:val="333333"/>
          <w:sz w:val="21"/>
          <w:szCs w:val="21"/>
        </w:rPr>
        <w:t xml:space="preserve"> programs should be able to share a single copy of the compiler rather than each user having a separate copy in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Other system programs</w:t>
      </w:r>
      <w:r w:rsidRPr="00FB3AFE">
        <w:rPr>
          <w:rFonts w:ascii="Helvetica" w:eastAsia="Times New Roman" w:hAnsi="Helvetica" w:cs="Helvetica"/>
          <w:color w:val="333333"/>
          <w:sz w:val="21"/>
          <w:szCs w:val="21"/>
        </w:rPr>
        <w:t> residing in memory are also shared by all users in a multiprogramming system without having to produce multiple copies.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third issue</w:t>
      </w:r>
      <w:r w:rsidRPr="00FB3AFE">
        <w:rPr>
          <w:rFonts w:ascii="Helvetica" w:eastAsia="Times New Roman" w:hAnsi="Helvetica" w:cs="Helvetica"/>
          <w:color w:val="333333"/>
          <w:sz w:val="21"/>
          <w:szCs w:val="21"/>
        </w:rPr>
        <w:t> in multiprogramming is protecting one program from unwanted interaction with another.</w:t>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Pr>
          <w:rFonts w:ascii="Helvetica" w:hAnsi="Helvetica" w:cs="Helvetica"/>
          <w:b/>
          <w:bCs/>
          <w:color w:val="333333"/>
          <w:sz w:val="21"/>
          <w:szCs w:val="21"/>
          <w:shd w:val="clear" w:color="auto" w:fill="FFFFFF"/>
        </w:rPr>
        <w:t>An example of unwanted</w:t>
      </w:r>
      <w:r>
        <w:rPr>
          <w:rFonts w:ascii="Helvetica" w:hAnsi="Helvetica" w:cs="Helvetica"/>
          <w:color w:val="333333"/>
          <w:sz w:val="21"/>
          <w:szCs w:val="21"/>
          <w:shd w:val="clear" w:color="auto" w:fill="FFFFFF"/>
        </w:rPr>
        <w:t> interaction is one user's unauthorized copying of another user's program. Another aspect of protection is concerned with preventing the occasional user from performing operating system functions and thereby interrupting the orderly sequence of operations in a computer installation.</w:t>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secrecy of certain</w:t>
      </w:r>
      <w:r w:rsidRPr="00FB3AFE">
        <w:rPr>
          <w:rFonts w:ascii="Helvetica" w:eastAsia="Times New Roman" w:hAnsi="Helvetica" w:cs="Helvetica"/>
          <w:color w:val="333333"/>
          <w:sz w:val="21"/>
          <w:szCs w:val="21"/>
        </w:rPr>
        <w:t> programs must be kept from unauthorized personnel to prevent abuses in the confidential activities of an organization.</w:t>
      </w:r>
    </w:p>
    <w:p w:rsidR="00FB3AFE" w:rsidRPr="00FB3AFE" w:rsidRDefault="00FB3AFE" w:rsidP="00FB3AFE">
      <w:pPr>
        <w:shd w:val="clear" w:color="auto" w:fill="FFFFFF"/>
        <w:spacing w:after="0" w:line="240" w:lineRule="auto"/>
        <w:ind w:left="720"/>
        <w:jc w:val="both"/>
        <w:rPr>
          <w:ins w:id="3" w:author="Unknown"/>
          <w:rFonts w:ascii="Helvetica" w:eastAsia="Times New Roman" w:hAnsi="Helvetica" w:cs="Helvetica"/>
          <w:color w:val="333333"/>
          <w:sz w:val="21"/>
          <w:szCs w:val="21"/>
        </w:rPr>
      </w:pPr>
      <w:ins w:id="4" w:author="Unknown">
        <w:r w:rsidRPr="00FB3AFE">
          <w:rPr>
            <w:rFonts w:ascii="Helvetica" w:eastAsia="Times New Roman" w:hAnsi="Helvetica" w:cs="Helvetica"/>
            <w:color w:val="333333"/>
            <w:sz w:val="21"/>
            <w:szCs w:val="21"/>
          </w:rPr>
          <w:br/>
        </w:r>
      </w:ins>
    </w:p>
    <w:p w:rsidR="00FB3AFE" w:rsidRPr="00FB3AFE" w:rsidRDefault="00FB3AFE" w:rsidP="00255CC1">
      <w:pPr>
        <w:numPr>
          <w:ilvl w:val="0"/>
          <w:numId w:val="34"/>
        </w:numPr>
        <w:shd w:val="clear" w:color="auto" w:fill="FFFFFF"/>
        <w:spacing w:after="150" w:line="240" w:lineRule="auto"/>
        <w:jc w:val="both"/>
        <w:rPr>
          <w:ins w:id="5" w:author="Unknown"/>
          <w:rFonts w:ascii="Helvetica" w:eastAsia="Times New Roman" w:hAnsi="Helvetica" w:cs="Helvetica"/>
          <w:color w:val="333333"/>
          <w:sz w:val="21"/>
          <w:szCs w:val="21"/>
        </w:rPr>
      </w:pPr>
      <w:ins w:id="6" w:author="Unknown">
        <w:r w:rsidRPr="00FB3AFE">
          <w:rPr>
            <w:rFonts w:ascii="Helvetica" w:eastAsia="Times New Roman" w:hAnsi="Helvetica" w:cs="Helvetica"/>
            <w:b/>
            <w:bCs/>
            <w:color w:val="333333"/>
            <w:sz w:val="21"/>
            <w:szCs w:val="21"/>
          </w:rPr>
          <w:t>The address generated</w:t>
        </w:r>
        <w:r w:rsidRPr="00FB3AFE">
          <w:rPr>
            <w:rFonts w:ascii="Helvetica" w:eastAsia="Times New Roman" w:hAnsi="Helvetica" w:cs="Helvetica"/>
            <w:color w:val="333333"/>
            <w:sz w:val="21"/>
            <w:szCs w:val="21"/>
          </w:rPr>
          <w:t> by a segmented program is called a logical address. This is similar to a virtual address except that logical address space is associated with variable-length segments rather than fixed-length pages.</w:t>
        </w:r>
      </w:ins>
    </w:p>
    <w:p w:rsidR="00FB3AFE" w:rsidRDefault="00FB3AFE" w:rsidP="00255CC1">
      <w:pPr>
        <w:pStyle w:val="NormalWeb"/>
        <w:numPr>
          <w:ilvl w:val="0"/>
          <w:numId w:val="3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logical</w:t>
      </w:r>
      <w:r>
        <w:rPr>
          <w:rFonts w:ascii="Helvetica" w:hAnsi="Helvetica" w:cs="Helvetica"/>
          <w:color w:val="333333"/>
          <w:sz w:val="21"/>
          <w:szCs w:val="21"/>
        </w:rPr>
        <w:t> address may be larger than the physical memory address as in virtual memory, but it may also be equal, and sometimes even smaller than the length of the physical memory address.</w:t>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Pr>
          <w:rFonts w:ascii="Helvetica" w:hAnsi="Helvetica" w:cs="Helvetica"/>
          <w:b/>
          <w:bCs/>
          <w:color w:val="333333"/>
          <w:sz w:val="21"/>
          <w:szCs w:val="21"/>
          <w:shd w:val="clear" w:color="auto" w:fill="FFFFFF"/>
        </w:rPr>
        <w:t>In addition to relocation</w:t>
      </w:r>
      <w:r>
        <w:rPr>
          <w:rFonts w:ascii="Helvetica" w:hAnsi="Helvetica" w:cs="Helvetica"/>
          <w:color w:val="333333"/>
          <w:sz w:val="21"/>
          <w:szCs w:val="21"/>
          <w:shd w:val="clear" w:color="auto" w:fill="FFFFFF"/>
        </w:rPr>
        <w:t> information, each segment has protection information associated with it. Shared programs are placed in a unique segment in each user's logical address space so that a single physical copy can be shared.</w:t>
      </w:r>
    </w:p>
    <w:p w:rsidR="00FB3AFE" w:rsidRDefault="00FB3AFE" w:rsidP="00255CC1">
      <w:pPr>
        <w:pStyle w:val="NormalWeb"/>
        <w:numPr>
          <w:ilvl w:val="0"/>
          <w:numId w:val="3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function of the memory management </w:t>
      </w:r>
      <w:r>
        <w:rPr>
          <w:rFonts w:ascii="Helvetica" w:hAnsi="Helvetica" w:cs="Helvetica"/>
          <w:color w:val="333333"/>
          <w:sz w:val="21"/>
          <w:szCs w:val="21"/>
        </w:rPr>
        <w:t>unit is to map logical addresses into physical addresses similar to the virtual memory mapping concept.</w:t>
      </w:r>
    </w:p>
    <w:p w:rsidR="00FB3AFE" w:rsidRDefault="00FB3AFE" w:rsidP="00FB3AFE">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Segmented-Page Mapping</w:t>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It was already</w:t>
      </w:r>
      <w:r w:rsidRPr="00FB3AFE">
        <w:rPr>
          <w:rFonts w:ascii="Helvetica" w:eastAsia="Times New Roman" w:hAnsi="Helvetica" w:cs="Helvetica"/>
          <w:color w:val="333333"/>
          <w:sz w:val="21"/>
          <w:szCs w:val="21"/>
        </w:rPr>
        <w:t> mentioned that the property of logical space is that it uses variable-length segments.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length</w:t>
      </w:r>
      <w:r w:rsidRPr="00FB3AFE">
        <w:rPr>
          <w:rFonts w:ascii="Helvetica" w:eastAsia="Times New Roman" w:hAnsi="Helvetica" w:cs="Helvetica"/>
          <w:color w:val="333333"/>
          <w:sz w:val="21"/>
          <w:szCs w:val="21"/>
        </w:rPr>
        <w:t> of each segment is allowed to grow and contract according to the needs of the program being executed.</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One way of</w:t>
      </w:r>
      <w:r w:rsidRPr="00FB3AFE">
        <w:rPr>
          <w:rFonts w:ascii="Helvetica" w:eastAsia="Times New Roman" w:hAnsi="Helvetica" w:cs="Helvetica"/>
          <w:color w:val="333333"/>
          <w:sz w:val="21"/>
          <w:szCs w:val="21"/>
        </w:rPr>
        <w:t xml:space="preserve"> specifying the length of a segment is by associating with it a number of equal-size pages. To see how this is done, consider the logical address shown in Fig. </w:t>
      </w:r>
      <w:proofErr w:type="gramStart"/>
      <w:r w:rsidRPr="00FB3AFE">
        <w:rPr>
          <w:rFonts w:ascii="Helvetica" w:eastAsia="Times New Roman" w:hAnsi="Helvetica" w:cs="Helvetica"/>
          <w:color w:val="333333"/>
          <w:sz w:val="21"/>
          <w:szCs w:val="21"/>
        </w:rPr>
        <w:t>21 .</w:t>
      </w:r>
      <w:proofErr w:type="gramEnd"/>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lastRenderedPageBreak/>
        <w:t>The logical address</w:t>
      </w:r>
      <w:r w:rsidRPr="00FB3AFE">
        <w:rPr>
          <w:rFonts w:ascii="Helvetica" w:eastAsia="Times New Roman" w:hAnsi="Helvetica" w:cs="Helvetica"/>
          <w:color w:val="333333"/>
          <w:sz w:val="21"/>
          <w:szCs w:val="21"/>
        </w:rPr>
        <w:t> is partitioned into three fields. The segment field specifies a segment number. The page field specifies the page within the segment and the word field gives the specific word within the page. A page field of k bits can specify up to 2</w:t>
      </w:r>
      <w:r w:rsidRPr="00FB3AFE">
        <w:rPr>
          <w:rFonts w:ascii="Helvetica" w:eastAsia="Times New Roman" w:hAnsi="Helvetica" w:cs="Helvetica"/>
          <w:color w:val="333333"/>
          <w:sz w:val="16"/>
          <w:szCs w:val="16"/>
          <w:vertAlign w:val="superscript"/>
        </w:rPr>
        <w:t>k</w:t>
      </w:r>
      <w:r w:rsidRPr="00FB3AFE">
        <w:rPr>
          <w:rFonts w:ascii="Helvetica" w:eastAsia="Times New Roman" w:hAnsi="Helvetica" w:cs="Helvetica"/>
          <w:color w:val="333333"/>
          <w:sz w:val="21"/>
          <w:szCs w:val="21"/>
        </w:rPr>
        <w:t> pages.</w:t>
      </w:r>
    </w:p>
    <w:p w:rsid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Pr>
          <w:noProof/>
        </w:rPr>
        <w:drawing>
          <wp:inline distT="0" distB="0" distL="0" distR="0">
            <wp:extent cx="5943600" cy="2721354"/>
            <wp:effectExtent l="0" t="0" r="0" b="3175"/>
            <wp:docPr id="29" name="Picture 29" descr="mapping-in-segmented-page-memory-management-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pping-in-segmented-page-memory-management-un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21354"/>
                    </a:xfrm>
                    <a:prstGeom prst="rect">
                      <a:avLst/>
                    </a:prstGeom>
                    <a:noFill/>
                    <a:ln>
                      <a:noFill/>
                    </a:ln>
                  </pic:spPr>
                </pic:pic>
              </a:graphicData>
            </a:graphic>
          </wp:inline>
        </w:drawing>
      </w:r>
    </w:p>
    <w:p w:rsidR="00FB3AFE" w:rsidRDefault="00FB3AFE" w:rsidP="00255CC1">
      <w:pPr>
        <w:pStyle w:val="NormalWeb"/>
        <w:numPr>
          <w:ilvl w:val="0"/>
          <w:numId w:val="3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A segment number may be associated </w:t>
      </w:r>
      <w:r>
        <w:rPr>
          <w:rFonts w:ascii="Helvetica" w:hAnsi="Helvetica" w:cs="Helvetica"/>
          <w:color w:val="333333"/>
          <w:sz w:val="21"/>
          <w:szCs w:val="21"/>
        </w:rPr>
        <w:t>with just one page or with as many as 2</w:t>
      </w:r>
      <w:r>
        <w:rPr>
          <w:rFonts w:ascii="Helvetica" w:hAnsi="Helvetica" w:cs="Helvetica"/>
          <w:color w:val="333333"/>
          <w:sz w:val="16"/>
          <w:szCs w:val="16"/>
          <w:vertAlign w:val="superscript"/>
        </w:rPr>
        <w:t>k</w:t>
      </w:r>
      <w:r>
        <w:rPr>
          <w:rFonts w:ascii="Helvetica" w:hAnsi="Helvetica" w:cs="Helvetica"/>
          <w:color w:val="333333"/>
          <w:sz w:val="21"/>
          <w:szCs w:val="21"/>
        </w:rPr>
        <w:t>-pages. Thus the length of a segment would vary according to the number of pages that are assigned to it.</w:t>
      </w:r>
    </w:p>
    <w:p w:rsidR="00FB3AFE" w:rsidRDefault="00FB3AFE" w:rsidP="00255CC1">
      <w:pPr>
        <w:pStyle w:val="NormalWeb"/>
        <w:numPr>
          <w:ilvl w:val="0"/>
          <w:numId w:val="3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mapping</w:t>
      </w:r>
      <w:r>
        <w:rPr>
          <w:rFonts w:ascii="Helvetica" w:hAnsi="Helvetica" w:cs="Helvetica"/>
          <w:color w:val="333333"/>
          <w:sz w:val="21"/>
          <w:szCs w:val="21"/>
        </w:rPr>
        <w:t xml:space="preserve"> of the logical address into a physical address is done by means of two tables, as shown in Fig. </w:t>
      </w:r>
      <w:proofErr w:type="gramStart"/>
      <w:r>
        <w:rPr>
          <w:rFonts w:ascii="Helvetica" w:hAnsi="Helvetica" w:cs="Helvetica"/>
          <w:color w:val="333333"/>
          <w:sz w:val="21"/>
          <w:szCs w:val="21"/>
        </w:rPr>
        <w:t>2l(</w:t>
      </w:r>
      <w:proofErr w:type="gramEnd"/>
      <w:r>
        <w:rPr>
          <w:rFonts w:ascii="Helvetica" w:hAnsi="Helvetica" w:cs="Helvetica"/>
          <w:color w:val="333333"/>
          <w:sz w:val="21"/>
          <w:szCs w:val="21"/>
        </w:rPr>
        <w:t>a) The segment number of the logical address specifies the address for the segment table.</w:t>
      </w:r>
    </w:p>
    <w:p w:rsidR="00FB3AFE" w:rsidRDefault="00FB3AFE" w:rsidP="00255CC1">
      <w:pPr>
        <w:pStyle w:val="NormalWeb"/>
        <w:numPr>
          <w:ilvl w:val="0"/>
          <w:numId w:val="3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entry</w:t>
      </w:r>
      <w:r>
        <w:rPr>
          <w:rFonts w:ascii="Helvetica" w:hAnsi="Helvetica" w:cs="Helvetica"/>
          <w:color w:val="333333"/>
          <w:sz w:val="21"/>
          <w:szCs w:val="21"/>
        </w:rPr>
        <w:t> in the segment table is a pointer address for a page table base. The page table base is added to the page number given in the logical address.</w:t>
      </w:r>
    </w:p>
    <w:p w:rsidR="00FB3AFE" w:rsidRDefault="00FB3AFE" w:rsidP="00255CC1">
      <w:pPr>
        <w:pStyle w:val="NormalWeb"/>
        <w:numPr>
          <w:ilvl w:val="0"/>
          <w:numId w:val="3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sum</w:t>
      </w:r>
      <w:r>
        <w:rPr>
          <w:rFonts w:ascii="Helvetica" w:hAnsi="Helvetica" w:cs="Helvetica"/>
          <w:color w:val="333333"/>
          <w:sz w:val="21"/>
          <w:szCs w:val="21"/>
        </w:rPr>
        <w:t> produces a pointer address to an entry in the page table. The value found in the page table provides the block number in physical memory.</w:t>
      </w:r>
    </w:p>
    <w:p w:rsidR="00FB3AFE" w:rsidRDefault="00FB3AFE" w:rsidP="00255CC1">
      <w:pPr>
        <w:pStyle w:val="NormalWeb"/>
        <w:numPr>
          <w:ilvl w:val="0"/>
          <w:numId w:val="3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The concatenation</w:t>
      </w:r>
      <w:r>
        <w:rPr>
          <w:rFonts w:ascii="Helvetica" w:hAnsi="Helvetica" w:cs="Helvetica"/>
          <w:color w:val="333333"/>
          <w:sz w:val="21"/>
          <w:szCs w:val="21"/>
        </w:rPr>
        <w:t> of the block field with the word field produces the final physical mapped address. The two mapping tables may be stored in two separate small memories or in main memory.</w:t>
      </w:r>
    </w:p>
    <w:p w:rsidR="00FB3AFE" w:rsidRDefault="00FB3AFE" w:rsidP="00255CC1">
      <w:pPr>
        <w:pStyle w:val="NormalWeb"/>
        <w:numPr>
          <w:ilvl w:val="0"/>
          <w:numId w:val="3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In either case</w:t>
      </w:r>
      <w:r>
        <w:rPr>
          <w:rFonts w:ascii="Helvetica" w:hAnsi="Helvetica" w:cs="Helvetica"/>
          <w:color w:val="333333"/>
          <w:sz w:val="21"/>
          <w:szCs w:val="21"/>
        </w:rPr>
        <w:t>, a memory reference from the CPU will require three accesses to memory: one from the segment table, one from the page table, and the third from main memory.</w:t>
      </w:r>
    </w:p>
    <w:p w:rsidR="00FB3AFE" w:rsidRDefault="00FB3AFE" w:rsidP="00255CC1">
      <w:pPr>
        <w:pStyle w:val="NormalWeb"/>
        <w:numPr>
          <w:ilvl w:val="0"/>
          <w:numId w:val="3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This would slow</w:t>
      </w:r>
      <w:r>
        <w:rPr>
          <w:rFonts w:ascii="Helvetica" w:hAnsi="Helvetica" w:cs="Helvetica"/>
          <w:color w:val="333333"/>
          <w:sz w:val="21"/>
          <w:szCs w:val="21"/>
        </w:rPr>
        <w:t> the system significantly when compared to a conventional system that requires only one reference to memory.</w:t>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To avoid this</w:t>
      </w:r>
      <w:r w:rsidRPr="00FB3AFE">
        <w:rPr>
          <w:rFonts w:ascii="Helvetica" w:eastAsia="Times New Roman" w:hAnsi="Helvetica" w:cs="Helvetica"/>
          <w:color w:val="333333"/>
          <w:sz w:val="21"/>
          <w:szCs w:val="21"/>
        </w:rPr>
        <w:t> speed penalty, a fast associative memory is used to hold the most recently referenced table entries.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(This type of memory</w:t>
      </w:r>
      <w:r w:rsidRPr="00FB3AFE">
        <w:rPr>
          <w:rFonts w:ascii="Helvetica" w:eastAsia="Times New Roman" w:hAnsi="Helvetica" w:cs="Helvetica"/>
          <w:color w:val="333333"/>
          <w:sz w:val="21"/>
          <w:szCs w:val="21"/>
        </w:rPr>
        <w:t xml:space="preserve"> is sometimes called a translation </w:t>
      </w:r>
      <w:proofErr w:type="spellStart"/>
      <w:r w:rsidRPr="00FB3AFE">
        <w:rPr>
          <w:rFonts w:ascii="Helvetica" w:eastAsia="Times New Roman" w:hAnsi="Helvetica" w:cs="Helvetica"/>
          <w:color w:val="333333"/>
          <w:sz w:val="21"/>
          <w:szCs w:val="21"/>
        </w:rPr>
        <w:t>lookaside</w:t>
      </w:r>
      <w:proofErr w:type="spellEnd"/>
      <w:r w:rsidRPr="00FB3AFE">
        <w:rPr>
          <w:rFonts w:ascii="Helvetica" w:eastAsia="Times New Roman" w:hAnsi="Helvetica" w:cs="Helvetica"/>
          <w:color w:val="333333"/>
          <w:sz w:val="21"/>
          <w:szCs w:val="21"/>
        </w:rPr>
        <w:t xml:space="preserve"> buffer, abbreviated TLB.) The first time a given block is referenced, its value together with the corresponding segment and page numbers are entered into the associative memory as shown in Fig. 21(b).</w:t>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Pr>
          <w:rFonts w:ascii="Helvetica" w:hAnsi="Helvetica" w:cs="Helvetica"/>
          <w:b/>
          <w:bCs/>
          <w:color w:val="333333"/>
          <w:sz w:val="21"/>
          <w:szCs w:val="21"/>
          <w:shd w:val="clear" w:color="auto" w:fill="FFFFFF"/>
        </w:rPr>
        <w:lastRenderedPageBreak/>
        <w:t>Thus the mapping process</w:t>
      </w:r>
      <w:r>
        <w:rPr>
          <w:rFonts w:ascii="Helvetica" w:hAnsi="Helvetica" w:cs="Helvetica"/>
          <w:color w:val="333333"/>
          <w:sz w:val="21"/>
          <w:szCs w:val="21"/>
          <w:shd w:val="clear" w:color="auto" w:fill="FFFFFF"/>
        </w:rPr>
        <w:t> is first attempted by associative search with the given segment and page numbers.</w:t>
      </w:r>
    </w:p>
    <w:p w:rsidR="00FB3AFE" w:rsidRDefault="00FB3AFE" w:rsidP="00255CC1">
      <w:pPr>
        <w:pStyle w:val="NormalWeb"/>
        <w:numPr>
          <w:ilvl w:val="0"/>
          <w:numId w:val="34"/>
        </w:numPr>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br/>
        <w:t>If it succeeds</w:t>
      </w:r>
      <w:r>
        <w:rPr>
          <w:rFonts w:ascii="Helvetica" w:hAnsi="Helvetica" w:cs="Helvetica"/>
          <w:color w:val="333333"/>
          <w:sz w:val="21"/>
          <w:szCs w:val="21"/>
        </w:rPr>
        <w:t>, the mapping delay is only that of the associative memory. If no match occurs, the slower table mapping of Fig. 21(a) is used and the result transformed into the associative memory for future reference.</w:t>
      </w:r>
    </w:p>
    <w:p w:rsidR="00FB3AFE" w:rsidRDefault="00FB3AFE" w:rsidP="00FB3AFE">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t>Numerical Example</w:t>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A numerical example</w:t>
      </w:r>
      <w:r w:rsidRPr="00FB3AFE">
        <w:rPr>
          <w:rFonts w:ascii="Helvetica" w:eastAsia="Times New Roman" w:hAnsi="Helvetica" w:cs="Helvetica"/>
          <w:color w:val="333333"/>
          <w:sz w:val="21"/>
          <w:szCs w:val="21"/>
        </w:rPr>
        <w:t> may clarify the operation of the memory management unit. Consider the 20-bit logical address specified in Fig. 22(a). The 4-bit segment number specifies one of 16 possible segments.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8-bit page</w:t>
      </w:r>
      <w:r w:rsidRPr="00FB3AFE">
        <w:rPr>
          <w:rFonts w:ascii="Helvetica" w:eastAsia="Times New Roman" w:hAnsi="Helvetica" w:cs="Helvetica"/>
          <w:color w:val="333333"/>
          <w:sz w:val="21"/>
          <w:szCs w:val="21"/>
        </w:rPr>
        <w:t> number can specify up to 256 pages, and the 8-bit word field implies a page size of 256 words.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This configuration</w:t>
      </w:r>
      <w:r w:rsidRPr="00FB3AFE">
        <w:rPr>
          <w:rFonts w:ascii="Helvetica" w:eastAsia="Times New Roman" w:hAnsi="Helvetica" w:cs="Helvetica"/>
          <w:color w:val="333333"/>
          <w:sz w:val="21"/>
          <w:szCs w:val="21"/>
        </w:rPr>
        <w:t> allows each segment to have any number of pages up to 256. The smallest possible segment will have one page or 256 words. The largest possible segment will have 256 pages, for a total of 256 x 256 = 64K words.</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The physical memory shown</w:t>
      </w:r>
      <w:r w:rsidRPr="00FB3AFE">
        <w:rPr>
          <w:rFonts w:ascii="Helvetica" w:eastAsia="Times New Roman" w:hAnsi="Helvetica" w:cs="Helvetica"/>
          <w:color w:val="333333"/>
          <w:sz w:val="21"/>
          <w:szCs w:val="21"/>
        </w:rPr>
        <w:t> in Fig. 22(b) consists of 220 words of 32 bits each. The 20-bit address is divided into two fields: a 12-bit block number and an 8-bit word number.</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Thus, physical memory</w:t>
      </w:r>
      <w:r w:rsidRPr="00FB3AFE">
        <w:rPr>
          <w:rFonts w:ascii="Helvetica" w:eastAsia="Times New Roman" w:hAnsi="Helvetica" w:cs="Helvetica"/>
          <w:color w:val="333333"/>
          <w:sz w:val="21"/>
          <w:szCs w:val="21"/>
        </w:rPr>
        <w:t> is divided into 4096 blocks of 256 words each. A page in a logical address has a corresponding block in physical memory.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Note that both the logical and physical address</w:t>
      </w:r>
      <w:r w:rsidRPr="00FB3AFE">
        <w:rPr>
          <w:rFonts w:ascii="Helvetica" w:eastAsia="Times New Roman" w:hAnsi="Helvetica" w:cs="Helvetica"/>
          <w:color w:val="333333"/>
          <w:sz w:val="21"/>
          <w:szCs w:val="21"/>
        </w:rPr>
        <w:t> </w:t>
      </w:r>
      <w:proofErr w:type="gramStart"/>
      <w:r w:rsidRPr="00FB3AFE">
        <w:rPr>
          <w:rFonts w:ascii="Helvetica" w:eastAsia="Times New Roman" w:hAnsi="Helvetica" w:cs="Helvetica"/>
          <w:color w:val="333333"/>
          <w:sz w:val="21"/>
          <w:szCs w:val="21"/>
        </w:rPr>
        <w:t>have</w:t>
      </w:r>
      <w:proofErr w:type="gramEnd"/>
      <w:r w:rsidRPr="00FB3AFE">
        <w:rPr>
          <w:rFonts w:ascii="Helvetica" w:eastAsia="Times New Roman" w:hAnsi="Helvetica" w:cs="Helvetica"/>
          <w:color w:val="333333"/>
          <w:sz w:val="21"/>
          <w:szCs w:val="21"/>
        </w:rPr>
        <w:t xml:space="preserve"> 20 bits. In the absence of a memory management unit, the 20-bit address from the CPU can be used to access physical memory directly.</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 xml:space="preserve">Consider a program </w:t>
      </w:r>
      <w:proofErr w:type="spellStart"/>
      <w:r w:rsidRPr="00FB3AFE">
        <w:rPr>
          <w:rFonts w:ascii="Helvetica" w:eastAsia="Times New Roman" w:hAnsi="Helvetica" w:cs="Helvetica"/>
          <w:b/>
          <w:bCs/>
          <w:color w:val="333333"/>
          <w:sz w:val="21"/>
          <w:szCs w:val="21"/>
        </w:rPr>
        <w:t>loaded</w:t>
      </w:r>
      <w:r w:rsidRPr="00FB3AFE">
        <w:rPr>
          <w:rFonts w:ascii="Helvetica" w:eastAsia="Times New Roman" w:hAnsi="Helvetica" w:cs="Helvetica"/>
          <w:color w:val="333333"/>
          <w:sz w:val="21"/>
          <w:szCs w:val="21"/>
        </w:rPr>
        <w:t>into</w:t>
      </w:r>
      <w:proofErr w:type="spellEnd"/>
      <w:r w:rsidRPr="00FB3AFE">
        <w:rPr>
          <w:rFonts w:ascii="Helvetica" w:eastAsia="Times New Roman" w:hAnsi="Helvetica" w:cs="Helvetica"/>
          <w:color w:val="333333"/>
          <w:sz w:val="21"/>
          <w:szCs w:val="21"/>
        </w:rPr>
        <w:t xml:space="preserve"> memory that requires five pages. The operating system may assign to this program segment 6 and pages 0 through 4, as shown in Fig. 23(a). The total logical address range for the program is from hexadecimal 60000 to 604FF.</w:t>
      </w:r>
    </w:p>
    <w:p w:rsidR="00FB3AFE" w:rsidRPr="00FB3AFE" w:rsidRDefault="00FB3AFE" w:rsidP="00FB3AFE">
      <w:pPr>
        <w:shd w:val="clear" w:color="auto" w:fill="FFFFFF"/>
        <w:spacing w:after="0" w:line="240" w:lineRule="auto"/>
        <w:ind w:left="720"/>
        <w:jc w:val="both"/>
        <w:rPr>
          <w:rFonts w:ascii="Helvetica" w:eastAsia="Times New Roman" w:hAnsi="Helvetica" w:cs="Helvetica"/>
          <w:color w:val="333333"/>
          <w:sz w:val="21"/>
          <w:szCs w:val="21"/>
        </w:rPr>
      </w:pPr>
      <w:r w:rsidRPr="00FB3AFE">
        <w:rPr>
          <w:rFonts w:ascii="Helvetica" w:eastAsia="Times New Roman" w:hAnsi="Helvetica" w:cs="Helvetica"/>
          <w:color w:val="333333"/>
          <w:sz w:val="21"/>
          <w:szCs w:val="21"/>
        </w:rPr>
        <w:br/>
      </w:r>
    </w:p>
    <w:p w:rsidR="00FB3AFE" w:rsidRP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FB3AFE">
        <w:rPr>
          <w:rFonts w:ascii="Helvetica" w:eastAsia="Times New Roman" w:hAnsi="Helvetica" w:cs="Helvetica"/>
          <w:b/>
          <w:bCs/>
          <w:color w:val="333333"/>
          <w:sz w:val="21"/>
          <w:szCs w:val="21"/>
        </w:rPr>
        <w:t>When the program </w:t>
      </w:r>
      <w:r w:rsidRPr="00FB3AFE">
        <w:rPr>
          <w:rFonts w:ascii="Helvetica" w:eastAsia="Times New Roman" w:hAnsi="Helvetica" w:cs="Helvetica"/>
          <w:color w:val="333333"/>
          <w:sz w:val="21"/>
          <w:szCs w:val="21"/>
        </w:rPr>
        <w:t>is loaded into physical memory, it is distributed among five blocks in physical memory where the operating system finds empty spaces. The correspondence between each memory block and logical page number is then entered in a table as shown in</w:t>
      </w:r>
    </w:p>
    <w:p w:rsidR="00FB3AFE" w:rsidRDefault="00FB3AFE"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Pr>
          <w:noProof/>
        </w:rPr>
        <w:lastRenderedPageBreak/>
        <w:drawing>
          <wp:inline distT="0" distB="0" distL="0" distR="0">
            <wp:extent cx="5096510" cy="3093085"/>
            <wp:effectExtent l="0" t="0" r="8890" b="0"/>
            <wp:docPr id="30" name="Picture 30" descr="logical-physical-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ogical-physical-addre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6510" cy="3093085"/>
                    </a:xfrm>
                    <a:prstGeom prst="rect">
                      <a:avLst/>
                    </a:prstGeom>
                    <a:noFill/>
                    <a:ln>
                      <a:noFill/>
                    </a:ln>
                  </pic:spPr>
                </pic:pic>
              </a:graphicData>
            </a:graphic>
          </wp:inline>
        </w:drawing>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Fig. 23(b).</w:t>
      </w:r>
      <w:r w:rsidRPr="0076654C">
        <w:rPr>
          <w:rFonts w:ascii="Helvetica" w:eastAsia="Times New Roman" w:hAnsi="Helvetica" w:cs="Helvetica"/>
          <w:color w:val="333333"/>
          <w:sz w:val="21"/>
          <w:szCs w:val="21"/>
        </w:rPr>
        <w:t> The information from this table is entered in the segment and page tables as shown in Fig. 24(a). Now consider the specific logical address given in Fig. 24.</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The 20-bit</w:t>
      </w:r>
      <w:r w:rsidRPr="0076654C">
        <w:rPr>
          <w:rFonts w:ascii="Helvetica" w:eastAsia="Times New Roman" w:hAnsi="Helvetica" w:cs="Helvetica"/>
          <w:color w:val="333333"/>
          <w:sz w:val="21"/>
          <w:szCs w:val="21"/>
        </w:rPr>
        <w:t> address is listed as a five-digit hexadecimal number.</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It refers</w:t>
      </w:r>
      <w:r w:rsidRPr="0076654C">
        <w:rPr>
          <w:rFonts w:ascii="Helvetica" w:eastAsia="Times New Roman" w:hAnsi="Helvetica" w:cs="Helvetica"/>
          <w:color w:val="333333"/>
          <w:sz w:val="21"/>
          <w:szCs w:val="21"/>
        </w:rPr>
        <w:t> to word number 7E of page 2 in segment 6. The base of segment 6 in the page table is at address 35. Segment 6 has associated with it five pages, as shown in the page table at addresses 35 through 39.</w:t>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Page 2 of segment 6</w:t>
      </w:r>
      <w:r w:rsidRPr="0076654C">
        <w:rPr>
          <w:rFonts w:ascii="Helvetica" w:eastAsia="Times New Roman" w:hAnsi="Helvetica" w:cs="Helvetica"/>
          <w:color w:val="333333"/>
          <w:sz w:val="21"/>
          <w:szCs w:val="21"/>
        </w:rPr>
        <w:t> is at address 35 + 2 = 37. The physical memory block is found in the page table to be 019. Word 7E in block 19 gives the 20-bit physical address 0197E. Note that page 0 of segment 6 maps into block 12 and page 1 maps into block 0.</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beforeAutospacing="1" w:after="0" w:afterAutospacing="1" w:line="240" w:lineRule="auto"/>
        <w:jc w:val="both"/>
        <w:rPr>
          <w:rFonts w:ascii="Helvetica" w:eastAsia="Times New Roman" w:hAnsi="Helvetica" w:cs="Helvetica"/>
          <w:color w:val="333333"/>
          <w:sz w:val="21"/>
          <w:szCs w:val="21"/>
        </w:rPr>
      </w:pPr>
    </w:p>
    <w:p w:rsid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Pr>
          <w:noProof/>
        </w:rPr>
        <w:lastRenderedPageBreak/>
        <w:drawing>
          <wp:inline distT="0" distB="0" distL="0" distR="0">
            <wp:extent cx="4476750" cy="2456815"/>
            <wp:effectExtent l="0" t="0" r="0" b="635"/>
            <wp:docPr id="31" name="Picture 31" descr="logical-physical-memory-address-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ogical-physical-memory-address-assign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2456815"/>
                    </a:xfrm>
                    <a:prstGeom prst="rect">
                      <a:avLst/>
                    </a:prstGeom>
                    <a:noFill/>
                    <a:ln>
                      <a:noFill/>
                    </a:ln>
                  </pic:spPr>
                </pic:pic>
              </a:graphicData>
            </a:graphic>
          </wp:inline>
        </w:drawing>
      </w:r>
    </w:p>
    <w:p w:rsid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Pr>
          <w:noProof/>
        </w:rPr>
        <w:drawing>
          <wp:inline distT="0" distB="0" distL="0" distR="0">
            <wp:extent cx="4102735" cy="5613400"/>
            <wp:effectExtent l="0" t="0" r="0" b="6350"/>
            <wp:docPr id="32" name="Picture 32" descr="logical-to-physical-memory-mapping-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ogical-to-physical-memory-mapping-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2735" cy="5613400"/>
                    </a:xfrm>
                    <a:prstGeom prst="rect">
                      <a:avLst/>
                    </a:prstGeom>
                    <a:noFill/>
                    <a:ln>
                      <a:noFill/>
                    </a:ln>
                  </pic:spPr>
                </pic:pic>
              </a:graphicData>
            </a:graphic>
          </wp:inline>
        </w:drawing>
      </w:r>
    </w:p>
    <w:p w:rsidR="0076654C" w:rsidRDefault="0076654C" w:rsidP="0076654C">
      <w:pPr>
        <w:pStyle w:val="Heading3"/>
        <w:shd w:val="clear" w:color="auto" w:fill="FFFFFF"/>
        <w:spacing w:before="300" w:beforeAutospacing="0" w:after="150" w:afterAutospacing="0"/>
        <w:jc w:val="both"/>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Memory Protection</w:t>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Memory protection</w:t>
      </w:r>
      <w:r w:rsidRPr="0076654C">
        <w:rPr>
          <w:rFonts w:ascii="Helvetica" w:eastAsia="Times New Roman" w:hAnsi="Helvetica" w:cs="Helvetica"/>
          <w:color w:val="333333"/>
          <w:sz w:val="21"/>
          <w:szCs w:val="21"/>
        </w:rPr>
        <w:t> can be assigned to the physical address or the logical address.</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The protection</w:t>
      </w:r>
      <w:r w:rsidRPr="0076654C">
        <w:rPr>
          <w:rFonts w:ascii="Helvetica" w:eastAsia="Times New Roman" w:hAnsi="Helvetica" w:cs="Helvetica"/>
          <w:color w:val="333333"/>
          <w:sz w:val="21"/>
          <w:szCs w:val="21"/>
        </w:rPr>
        <w:t> of memory through the physical address can be done by assigning to each block in memory a number of protection bits that indicate the type of access allowed to its corresponding block.</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Every time</w:t>
      </w:r>
      <w:r w:rsidRPr="0076654C">
        <w:rPr>
          <w:rFonts w:ascii="Helvetica" w:eastAsia="Times New Roman" w:hAnsi="Helvetica" w:cs="Helvetica"/>
          <w:color w:val="333333"/>
          <w:sz w:val="21"/>
          <w:szCs w:val="21"/>
        </w:rPr>
        <w:t> a page is moved from one block to another it would be necessary to update the block protection bits.</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A much better</w:t>
      </w:r>
      <w:r w:rsidRPr="0076654C">
        <w:rPr>
          <w:rFonts w:ascii="Helvetica" w:eastAsia="Times New Roman" w:hAnsi="Helvetica" w:cs="Helvetica"/>
          <w:color w:val="333333"/>
          <w:sz w:val="21"/>
          <w:szCs w:val="21"/>
        </w:rPr>
        <w:t> place to apply protection is in the logical address space rather than the physical address space.</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This can be done</w:t>
      </w:r>
      <w:r w:rsidRPr="0076654C">
        <w:rPr>
          <w:rFonts w:ascii="Helvetica" w:eastAsia="Times New Roman" w:hAnsi="Helvetica" w:cs="Helvetica"/>
          <w:color w:val="333333"/>
          <w:sz w:val="21"/>
          <w:szCs w:val="21"/>
        </w:rPr>
        <w:t> by including protection information within the segment table or segment register of the memory management hardware.</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The content of each entry</w:t>
      </w:r>
      <w:r w:rsidRPr="0076654C">
        <w:rPr>
          <w:rFonts w:ascii="Helvetica" w:eastAsia="Times New Roman" w:hAnsi="Helvetica" w:cs="Helvetica"/>
          <w:color w:val="333333"/>
          <w:sz w:val="21"/>
          <w:szCs w:val="21"/>
        </w:rPr>
        <w:t> in the segment table or a segment register is called a descriptor.</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A typical descriptor</w:t>
      </w:r>
      <w:r w:rsidRPr="0076654C">
        <w:rPr>
          <w:rFonts w:ascii="Helvetica" w:eastAsia="Times New Roman" w:hAnsi="Helvetica" w:cs="Helvetica"/>
          <w:color w:val="333333"/>
          <w:sz w:val="21"/>
          <w:szCs w:val="21"/>
        </w:rPr>
        <w:t> would contain, in addition to a base address field, one or two additional fields for protection purposes. A typical format for a segment descriptor is shown in Fig. 25.</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The base address</w:t>
      </w:r>
      <w:r w:rsidRPr="0076654C">
        <w:rPr>
          <w:rFonts w:ascii="Helvetica" w:eastAsia="Times New Roman" w:hAnsi="Helvetica" w:cs="Helvetica"/>
          <w:color w:val="333333"/>
          <w:sz w:val="21"/>
          <w:szCs w:val="21"/>
        </w:rPr>
        <w:t> field gives the base of the page table address in a segmented-page organization or the block base address in a segment register organization.</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This is the address</w:t>
      </w:r>
      <w:r w:rsidRPr="0076654C">
        <w:rPr>
          <w:rFonts w:ascii="Helvetica" w:eastAsia="Times New Roman" w:hAnsi="Helvetica" w:cs="Helvetica"/>
          <w:color w:val="333333"/>
          <w:sz w:val="21"/>
          <w:szCs w:val="21"/>
        </w:rPr>
        <w:t> used in mapping from a logical to the physical address. The length field gives the segment size by specifying the maximum number of pages assigned to the segment.</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The length field</w:t>
      </w:r>
      <w:r w:rsidRPr="0076654C">
        <w:rPr>
          <w:rFonts w:ascii="Helvetica" w:eastAsia="Times New Roman" w:hAnsi="Helvetica" w:cs="Helvetica"/>
          <w:color w:val="333333"/>
          <w:sz w:val="21"/>
          <w:szCs w:val="21"/>
        </w:rPr>
        <w:t> is compared against the page number in the logical address. A size violation occurs if the page number falls outside the segment length boundary.</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Thus a given program</w:t>
      </w:r>
      <w:r w:rsidRPr="0076654C">
        <w:rPr>
          <w:rFonts w:ascii="Helvetica" w:eastAsia="Times New Roman" w:hAnsi="Helvetica" w:cs="Helvetica"/>
          <w:color w:val="333333"/>
          <w:sz w:val="21"/>
          <w:szCs w:val="21"/>
        </w:rPr>
        <w:t> and its data cannot access memory not assigned to it by the operating system. The protection field in a segment descriptor specifies the access rights available to the particular segment. In a segmented-page organization, each</w:t>
      </w:r>
    </w:p>
    <w:p w:rsid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Pr>
          <w:noProof/>
        </w:rPr>
        <w:lastRenderedPageBreak/>
        <w:drawing>
          <wp:inline distT="0" distB="0" distL="0" distR="0">
            <wp:extent cx="4150360" cy="890270"/>
            <wp:effectExtent l="0" t="0" r="2540" b="5080"/>
            <wp:docPr id="33" name="Picture 33" descr="typical-segment-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ypical-segment-descrip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0360" cy="890270"/>
                    </a:xfrm>
                    <a:prstGeom prst="rect">
                      <a:avLst/>
                    </a:prstGeom>
                    <a:noFill/>
                    <a:ln>
                      <a:noFill/>
                    </a:ln>
                  </pic:spPr>
                </pic:pic>
              </a:graphicData>
            </a:graphic>
          </wp:inline>
        </w:drawing>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proofErr w:type="gramStart"/>
      <w:r w:rsidRPr="0076654C">
        <w:rPr>
          <w:rFonts w:ascii="Helvetica" w:eastAsia="Times New Roman" w:hAnsi="Helvetica" w:cs="Helvetica"/>
          <w:b/>
          <w:bCs/>
          <w:color w:val="333333"/>
          <w:sz w:val="21"/>
          <w:szCs w:val="21"/>
        </w:rPr>
        <w:t>entry</w:t>
      </w:r>
      <w:proofErr w:type="gramEnd"/>
      <w:r w:rsidRPr="0076654C">
        <w:rPr>
          <w:rFonts w:ascii="Helvetica" w:eastAsia="Times New Roman" w:hAnsi="Helvetica" w:cs="Helvetica"/>
          <w:b/>
          <w:bCs/>
          <w:color w:val="333333"/>
          <w:sz w:val="21"/>
          <w:szCs w:val="21"/>
        </w:rPr>
        <w:t xml:space="preserve"> in the page table</w:t>
      </w:r>
      <w:r w:rsidRPr="0076654C">
        <w:rPr>
          <w:rFonts w:ascii="Helvetica" w:eastAsia="Times New Roman" w:hAnsi="Helvetica" w:cs="Helvetica"/>
          <w:color w:val="333333"/>
          <w:sz w:val="21"/>
          <w:szCs w:val="21"/>
        </w:rPr>
        <w:t> may have its own protection field to describe the access rights of each page.</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The protection information</w:t>
      </w:r>
      <w:r w:rsidRPr="0076654C">
        <w:rPr>
          <w:rFonts w:ascii="Helvetica" w:eastAsia="Times New Roman" w:hAnsi="Helvetica" w:cs="Helvetica"/>
          <w:color w:val="333333"/>
          <w:sz w:val="21"/>
          <w:szCs w:val="21"/>
        </w:rPr>
        <w:t> is set into the descriptor by the master control program of the operating system. Some of the access rights of interest that are used for protecting the programs residing in memory are:</w:t>
      </w:r>
    </w:p>
    <w:p w:rsidR="0076654C" w:rsidRPr="0076654C" w:rsidRDefault="0076654C"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76654C">
        <w:rPr>
          <w:rFonts w:ascii="Consolas" w:eastAsia="Times New Roman" w:hAnsi="Consolas" w:cs="Consolas"/>
          <w:color w:val="333333"/>
          <w:sz w:val="20"/>
          <w:szCs w:val="20"/>
        </w:rPr>
        <w:t>. Full read and write privileges</w:t>
      </w:r>
    </w:p>
    <w:p w:rsidR="0076654C" w:rsidRPr="0076654C" w:rsidRDefault="0076654C"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76654C">
        <w:rPr>
          <w:rFonts w:ascii="Consolas" w:eastAsia="Times New Roman" w:hAnsi="Consolas" w:cs="Consolas"/>
          <w:color w:val="333333"/>
          <w:sz w:val="20"/>
          <w:szCs w:val="20"/>
        </w:rPr>
        <w:t>2. Read only (write protection)</w:t>
      </w:r>
    </w:p>
    <w:p w:rsidR="0076654C" w:rsidRPr="0076654C" w:rsidRDefault="0076654C"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76654C">
        <w:rPr>
          <w:rFonts w:ascii="Consolas" w:eastAsia="Times New Roman" w:hAnsi="Consolas" w:cs="Consolas"/>
          <w:color w:val="333333"/>
          <w:sz w:val="20"/>
          <w:szCs w:val="20"/>
        </w:rPr>
        <w:t>3. Execute only (program protection)</w:t>
      </w:r>
    </w:p>
    <w:p w:rsidR="0076654C" w:rsidRPr="0076654C" w:rsidRDefault="0076654C" w:rsidP="00255CC1">
      <w:pPr>
        <w:pStyle w:val="ListParagraph"/>
        <w:numPr>
          <w:ilvl w:val="0"/>
          <w:numId w:val="3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76654C">
        <w:rPr>
          <w:rFonts w:ascii="Consolas" w:eastAsia="Times New Roman" w:hAnsi="Consolas" w:cs="Consolas"/>
          <w:color w:val="333333"/>
          <w:sz w:val="20"/>
          <w:szCs w:val="20"/>
        </w:rPr>
        <w:t>4. System only (operating system protection)</w:t>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Full read and write</w:t>
      </w:r>
      <w:r w:rsidRPr="0076654C">
        <w:rPr>
          <w:rFonts w:ascii="Helvetica" w:eastAsia="Times New Roman" w:hAnsi="Helvetica" w:cs="Helvetica"/>
          <w:color w:val="333333"/>
          <w:sz w:val="21"/>
          <w:szCs w:val="21"/>
        </w:rPr>
        <w:t> privileges are given to a program when it is executing its own instructions. Write protection is useful for sharing system programs such as utility programs and other library routines.</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These system programs are</w:t>
      </w:r>
      <w:r w:rsidRPr="0076654C">
        <w:rPr>
          <w:rFonts w:ascii="Helvetica" w:eastAsia="Times New Roman" w:hAnsi="Helvetica" w:cs="Helvetica"/>
          <w:color w:val="333333"/>
          <w:sz w:val="21"/>
          <w:szCs w:val="21"/>
        </w:rPr>
        <w:t> stored in an area of memory where they can be shared by many users. They can be read by all programs, but no writing is allowed. This protects them from being changed by other programs.</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The execute-only</w:t>
      </w:r>
      <w:r w:rsidRPr="0076654C">
        <w:rPr>
          <w:rFonts w:ascii="Helvetica" w:eastAsia="Times New Roman" w:hAnsi="Helvetica" w:cs="Helvetica"/>
          <w:color w:val="333333"/>
          <w:sz w:val="21"/>
          <w:szCs w:val="21"/>
        </w:rPr>
        <w:t> condition protects programs from being copied. It restricts the segment to be referenced only during the instruction fetch phase but not during the execute phase.</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Thus it allows the users</w:t>
      </w:r>
      <w:r w:rsidRPr="0076654C">
        <w:rPr>
          <w:rFonts w:ascii="Helvetica" w:eastAsia="Times New Roman" w:hAnsi="Helvetica" w:cs="Helvetica"/>
          <w:color w:val="333333"/>
          <w:sz w:val="21"/>
          <w:szCs w:val="21"/>
        </w:rPr>
        <w:t xml:space="preserve"> to execute the </w:t>
      </w:r>
      <w:proofErr w:type="spellStart"/>
      <w:r w:rsidRPr="0076654C">
        <w:rPr>
          <w:rFonts w:ascii="Helvetica" w:eastAsia="Times New Roman" w:hAnsi="Helvetica" w:cs="Helvetica"/>
          <w:color w:val="333333"/>
          <w:sz w:val="21"/>
          <w:szCs w:val="21"/>
        </w:rPr>
        <w:t>segrnent</w:t>
      </w:r>
      <w:proofErr w:type="spellEnd"/>
      <w:r w:rsidRPr="0076654C">
        <w:rPr>
          <w:rFonts w:ascii="Helvetica" w:eastAsia="Times New Roman" w:hAnsi="Helvetica" w:cs="Helvetica"/>
          <w:color w:val="333333"/>
          <w:sz w:val="21"/>
          <w:szCs w:val="21"/>
        </w:rPr>
        <w:t xml:space="preserve"> program instructions but prevents them from reading the instructions as data for the purpose of copying their content.</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Portions of the operating system</w:t>
      </w:r>
      <w:r w:rsidRPr="0076654C">
        <w:rPr>
          <w:rFonts w:ascii="Helvetica" w:eastAsia="Times New Roman" w:hAnsi="Helvetica" w:cs="Helvetica"/>
          <w:color w:val="333333"/>
          <w:sz w:val="21"/>
          <w:szCs w:val="21"/>
        </w:rPr>
        <w:t> will reside in memory at any given time. These system programs must be protected by making them inaccessible to unauthorized users.</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r w:rsidRPr="0076654C">
        <w:rPr>
          <w:rFonts w:ascii="Helvetica" w:eastAsia="Times New Roman" w:hAnsi="Helvetica" w:cs="Helvetica"/>
          <w:color w:val="333333"/>
          <w:sz w:val="21"/>
          <w:szCs w:val="21"/>
        </w:rPr>
        <w:br/>
      </w:r>
    </w:p>
    <w:p w:rsidR="0076654C" w:rsidRPr="0076654C"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r w:rsidRPr="0076654C">
        <w:rPr>
          <w:rFonts w:ascii="Helvetica" w:eastAsia="Times New Roman" w:hAnsi="Helvetica" w:cs="Helvetica"/>
          <w:b/>
          <w:bCs/>
          <w:color w:val="333333"/>
          <w:sz w:val="21"/>
          <w:szCs w:val="21"/>
        </w:rPr>
        <w:t>The operating system</w:t>
      </w:r>
      <w:r w:rsidRPr="0076654C">
        <w:rPr>
          <w:rFonts w:ascii="Helvetica" w:eastAsia="Times New Roman" w:hAnsi="Helvetica" w:cs="Helvetica"/>
          <w:color w:val="333333"/>
          <w:sz w:val="21"/>
          <w:szCs w:val="21"/>
        </w:rPr>
        <w:t> protection condition is placed in the descriptors of all operating system programs to prevent the occasional user from accessing operating system segments.</w:t>
      </w:r>
    </w:p>
    <w:p w:rsidR="0076654C" w:rsidRPr="0076654C" w:rsidRDefault="0076654C" w:rsidP="0076654C">
      <w:pPr>
        <w:shd w:val="clear" w:color="auto" w:fill="FFFFFF"/>
        <w:spacing w:after="0" w:line="240" w:lineRule="auto"/>
        <w:ind w:left="720"/>
        <w:jc w:val="both"/>
        <w:rPr>
          <w:rFonts w:ascii="Helvetica" w:eastAsia="Times New Roman" w:hAnsi="Helvetica" w:cs="Helvetica"/>
          <w:color w:val="333333"/>
          <w:sz w:val="21"/>
          <w:szCs w:val="21"/>
        </w:rPr>
      </w:pP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76654C" w:rsidRPr="0076654C" w:rsidTr="0076654C">
        <w:tc>
          <w:tcPr>
            <w:tcW w:w="0" w:type="auto"/>
            <w:shd w:val="clear" w:color="auto" w:fill="FFFFFF"/>
            <w:tcMar>
              <w:top w:w="0" w:type="dxa"/>
              <w:left w:w="0" w:type="dxa"/>
              <w:bottom w:w="0" w:type="dxa"/>
              <w:right w:w="0" w:type="dxa"/>
            </w:tcMar>
            <w:vAlign w:val="center"/>
          </w:tcPr>
          <w:p w:rsidR="0076654C" w:rsidRPr="0076654C" w:rsidRDefault="0076654C" w:rsidP="0076654C">
            <w:pPr>
              <w:spacing w:after="0" w:line="240" w:lineRule="auto"/>
              <w:jc w:val="both"/>
              <w:rPr>
                <w:rFonts w:ascii="Helvetica" w:eastAsia="Times New Roman" w:hAnsi="Helvetica" w:cs="Helvetica"/>
                <w:color w:val="333333"/>
                <w:sz w:val="21"/>
                <w:szCs w:val="21"/>
              </w:rPr>
            </w:pPr>
          </w:p>
        </w:tc>
      </w:tr>
    </w:tbl>
    <w:p w:rsidR="0076654C" w:rsidRPr="00FB3AFE" w:rsidRDefault="0076654C" w:rsidP="00255CC1">
      <w:pPr>
        <w:numPr>
          <w:ilvl w:val="0"/>
          <w:numId w:val="34"/>
        </w:numPr>
        <w:shd w:val="clear" w:color="auto" w:fill="FFFFFF"/>
        <w:spacing w:after="150" w:line="240" w:lineRule="auto"/>
        <w:jc w:val="both"/>
        <w:rPr>
          <w:rFonts w:ascii="Helvetica" w:eastAsia="Times New Roman" w:hAnsi="Helvetica" w:cs="Helvetica"/>
          <w:color w:val="333333"/>
          <w:sz w:val="21"/>
          <w:szCs w:val="21"/>
        </w:rPr>
      </w:pPr>
    </w:p>
    <w:p w:rsidR="00FB3AFE" w:rsidRPr="00607EE4" w:rsidRDefault="00FB3AFE" w:rsidP="00480328">
      <w:pPr>
        <w:shd w:val="clear" w:color="auto" w:fill="FFFFFF"/>
        <w:spacing w:after="0" w:line="240" w:lineRule="auto"/>
        <w:ind w:left="720"/>
        <w:jc w:val="both"/>
        <w:rPr>
          <w:rFonts w:ascii="Helvetica" w:eastAsia="Times New Roman" w:hAnsi="Helvetica" w:cs="Helvetica"/>
          <w:color w:val="333333"/>
          <w:sz w:val="21"/>
          <w:szCs w:val="21"/>
        </w:rPr>
      </w:pPr>
      <w:bookmarkStart w:id="7" w:name="_GoBack"/>
      <w:bookmarkEnd w:id="7"/>
    </w:p>
    <w:p w:rsidR="00607EE4" w:rsidRPr="00607EE4" w:rsidRDefault="00607EE4" w:rsidP="00607EE4">
      <w:pPr>
        <w:shd w:val="clear" w:color="auto" w:fill="FFFFFF"/>
        <w:spacing w:after="0" w:line="240" w:lineRule="auto"/>
        <w:ind w:left="720"/>
        <w:jc w:val="both"/>
        <w:rPr>
          <w:rFonts w:ascii="Helvetica" w:eastAsia="Times New Roman" w:hAnsi="Helvetica" w:cs="Helvetica"/>
          <w:color w:val="333333"/>
          <w:sz w:val="21"/>
          <w:szCs w:val="21"/>
        </w:rPr>
      </w:pPr>
    </w:p>
    <w:p w:rsidR="00E272EA" w:rsidRDefault="00E272EA"/>
    <w:sectPr w:rsidR="00E27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68E"/>
    <w:multiLevelType w:val="multilevel"/>
    <w:tmpl w:val="0ED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630C2"/>
    <w:multiLevelType w:val="multilevel"/>
    <w:tmpl w:val="61AA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32478"/>
    <w:multiLevelType w:val="multilevel"/>
    <w:tmpl w:val="845A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202C6C"/>
    <w:multiLevelType w:val="multilevel"/>
    <w:tmpl w:val="D1CA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250D38"/>
    <w:multiLevelType w:val="multilevel"/>
    <w:tmpl w:val="7968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9F4489"/>
    <w:multiLevelType w:val="multilevel"/>
    <w:tmpl w:val="1DD6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A36EC"/>
    <w:multiLevelType w:val="multilevel"/>
    <w:tmpl w:val="665E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080149"/>
    <w:multiLevelType w:val="multilevel"/>
    <w:tmpl w:val="DFC8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AD060D"/>
    <w:multiLevelType w:val="multilevel"/>
    <w:tmpl w:val="BF5C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B5582F"/>
    <w:multiLevelType w:val="multilevel"/>
    <w:tmpl w:val="A4FE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3454B7"/>
    <w:multiLevelType w:val="multilevel"/>
    <w:tmpl w:val="941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2323D3"/>
    <w:multiLevelType w:val="multilevel"/>
    <w:tmpl w:val="1420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CF6AFF"/>
    <w:multiLevelType w:val="multilevel"/>
    <w:tmpl w:val="10BC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96792D"/>
    <w:multiLevelType w:val="multilevel"/>
    <w:tmpl w:val="EF9A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423228"/>
    <w:multiLevelType w:val="multilevel"/>
    <w:tmpl w:val="D7A4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68233A"/>
    <w:multiLevelType w:val="multilevel"/>
    <w:tmpl w:val="220E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717D4B"/>
    <w:multiLevelType w:val="multilevel"/>
    <w:tmpl w:val="F0CC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B22C17"/>
    <w:multiLevelType w:val="multilevel"/>
    <w:tmpl w:val="52A4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1C759B"/>
    <w:multiLevelType w:val="multilevel"/>
    <w:tmpl w:val="3B4E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90679E"/>
    <w:multiLevelType w:val="multilevel"/>
    <w:tmpl w:val="D492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CE3AD5"/>
    <w:multiLevelType w:val="multilevel"/>
    <w:tmpl w:val="5DE8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352077"/>
    <w:multiLevelType w:val="multilevel"/>
    <w:tmpl w:val="7CEA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5655D4"/>
    <w:multiLevelType w:val="multilevel"/>
    <w:tmpl w:val="DC9A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145D47"/>
    <w:multiLevelType w:val="multilevel"/>
    <w:tmpl w:val="8062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3B42F0"/>
    <w:multiLevelType w:val="multilevel"/>
    <w:tmpl w:val="89D6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1A7EDA"/>
    <w:multiLevelType w:val="multilevel"/>
    <w:tmpl w:val="7800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16246F"/>
    <w:multiLevelType w:val="multilevel"/>
    <w:tmpl w:val="DD28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11508C"/>
    <w:multiLevelType w:val="multilevel"/>
    <w:tmpl w:val="A5CA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0D78A9"/>
    <w:multiLevelType w:val="multilevel"/>
    <w:tmpl w:val="6D22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9E125F"/>
    <w:multiLevelType w:val="multilevel"/>
    <w:tmpl w:val="1836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A25790"/>
    <w:multiLevelType w:val="multilevel"/>
    <w:tmpl w:val="10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344EE6"/>
    <w:multiLevelType w:val="multilevel"/>
    <w:tmpl w:val="2B54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C32B62"/>
    <w:multiLevelType w:val="multilevel"/>
    <w:tmpl w:val="293A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ED6A82"/>
    <w:multiLevelType w:val="multilevel"/>
    <w:tmpl w:val="B806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9"/>
  </w:num>
  <w:num w:numId="3">
    <w:abstractNumId w:val="0"/>
  </w:num>
  <w:num w:numId="4">
    <w:abstractNumId w:val="7"/>
  </w:num>
  <w:num w:numId="5">
    <w:abstractNumId w:val="3"/>
  </w:num>
  <w:num w:numId="6">
    <w:abstractNumId w:val="24"/>
  </w:num>
  <w:num w:numId="7">
    <w:abstractNumId w:val="17"/>
  </w:num>
  <w:num w:numId="8">
    <w:abstractNumId w:val="9"/>
  </w:num>
  <w:num w:numId="9">
    <w:abstractNumId w:val="33"/>
  </w:num>
  <w:num w:numId="10">
    <w:abstractNumId w:val="27"/>
  </w:num>
  <w:num w:numId="11">
    <w:abstractNumId w:val="25"/>
  </w:num>
  <w:num w:numId="12">
    <w:abstractNumId w:val="23"/>
  </w:num>
  <w:num w:numId="13">
    <w:abstractNumId w:val="18"/>
  </w:num>
  <w:num w:numId="14">
    <w:abstractNumId w:val="20"/>
  </w:num>
  <w:num w:numId="15">
    <w:abstractNumId w:val="21"/>
  </w:num>
  <w:num w:numId="16">
    <w:abstractNumId w:val="28"/>
  </w:num>
  <w:num w:numId="17">
    <w:abstractNumId w:val="30"/>
  </w:num>
  <w:num w:numId="18">
    <w:abstractNumId w:val="4"/>
  </w:num>
  <w:num w:numId="19">
    <w:abstractNumId w:val="14"/>
  </w:num>
  <w:num w:numId="20">
    <w:abstractNumId w:val="12"/>
  </w:num>
  <w:num w:numId="21">
    <w:abstractNumId w:val="11"/>
  </w:num>
  <w:num w:numId="22">
    <w:abstractNumId w:val="29"/>
  </w:num>
  <w:num w:numId="23">
    <w:abstractNumId w:val="26"/>
  </w:num>
  <w:num w:numId="24">
    <w:abstractNumId w:val="6"/>
  </w:num>
  <w:num w:numId="25">
    <w:abstractNumId w:val="13"/>
  </w:num>
  <w:num w:numId="26">
    <w:abstractNumId w:val="8"/>
  </w:num>
  <w:num w:numId="27">
    <w:abstractNumId w:val="32"/>
  </w:num>
  <w:num w:numId="28">
    <w:abstractNumId w:val="15"/>
  </w:num>
  <w:num w:numId="29">
    <w:abstractNumId w:val="1"/>
  </w:num>
  <w:num w:numId="30">
    <w:abstractNumId w:val="31"/>
  </w:num>
  <w:num w:numId="31">
    <w:abstractNumId w:val="16"/>
  </w:num>
  <w:num w:numId="32">
    <w:abstractNumId w:val="5"/>
  </w:num>
  <w:num w:numId="33">
    <w:abstractNumId w:val="10"/>
  </w:num>
  <w:num w:numId="34">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FF4"/>
    <w:rsid w:val="00255CC1"/>
    <w:rsid w:val="00480328"/>
    <w:rsid w:val="00492F4E"/>
    <w:rsid w:val="00607EE4"/>
    <w:rsid w:val="006D3540"/>
    <w:rsid w:val="0076654C"/>
    <w:rsid w:val="00913FF4"/>
    <w:rsid w:val="00E272EA"/>
    <w:rsid w:val="00FB3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07E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07EE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07EE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D3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540"/>
    <w:rPr>
      <w:rFonts w:ascii="Tahoma" w:hAnsi="Tahoma" w:cs="Tahoma"/>
      <w:sz w:val="16"/>
      <w:szCs w:val="16"/>
    </w:rPr>
  </w:style>
  <w:style w:type="character" w:customStyle="1" w:styleId="mi">
    <w:name w:val="mi"/>
    <w:basedOn w:val="DefaultParagraphFont"/>
    <w:rsid w:val="00492F4E"/>
  </w:style>
  <w:style w:type="character" w:customStyle="1" w:styleId="mo">
    <w:name w:val="mo"/>
    <w:basedOn w:val="DefaultParagraphFont"/>
    <w:rsid w:val="00492F4E"/>
  </w:style>
  <w:style w:type="character" w:customStyle="1" w:styleId="mn">
    <w:name w:val="mn"/>
    <w:basedOn w:val="DefaultParagraphFont"/>
    <w:rsid w:val="00492F4E"/>
  </w:style>
  <w:style w:type="paragraph" w:styleId="HTMLPreformatted">
    <w:name w:val="HTML Preformatted"/>
    <w:basedOn w:val="Normal"/>
    <w:link w:val="HTMLPreformattedChar"/>
    <w:uiPriority w:val="99"/>
    <w:semiHidden/>
    <w:unhideWhenUsed/>
    <w:rsid w:val="00480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0328"/>
    <w:rPr>
      <w:rFonts w:ascii="Courier New" w:eastAsia="Times New Roman" w:hAnsi="Courier New" w:cs="Courier New"/>
      <w:sz w:val="20"/>
      <w:szCs w:val="20"/>
    </w:rPr>
  </w:style>
  <w:style w:type="paragraph" w:styleId="ListParagraph">
    <w:name w:val="List Paragraph"/>
    <w:basedOn w:val="Normal"/>
    <w:uiPriority w:val="34"/>
    <w:qFormat/>
    <w:rsid w:val="0048032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07E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07EE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07EE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D3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540"/>
    <w:rPr>
      <w:rFonts w:ascii="Tahoma" w:hAnsi="Tahoma" w:cs="Tahoma"/>
      <w:sz w:val="16"/>
      <w:szCs w:val="16"/>
    </w:rPr>
  </w:style>
  <w:style w:type="character" w:customStyle="1" w:styleId="mi">
    <w:name w:val="mi"/>
    <w:basedOn w:val="DefaultParagraphFont"/>
    <w:rsid w:val="00492F4E"/>
  </w:style>
  <w:style w:type="character" w:customStyle="1" w:styleId="mo">
    <w:name w:val="mo"/>
    <w:basedOn w:val="DefaultParagraphFont"/>
    <w:rsid w:val="00492F4E"/>
  </w:style>
  <w:style w:type="character" w:customStyle="1" w:styleId="mn">
    <w:name w:val="mn"/>
    <w:basedOn w:val="DefaultParagraphFont"/>
    <w:rsid w:val="00492F4E"/>
  </w:style>
  <w:style w:type="paragraph" w:styleId="HTMLPreformatted">
    <w:name w:val="HTML Preformatted"/>
    <w:basedOn w:val="Normal"/>
    <w:link w:val="HTMLPreformattedChar"/>
    <w:uiPriority w:val="99"/>
    <w:semiHidden/>
    <w:unhideWhenUsed/>
    <w:rsid w:val="00480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0328"/>
    <w:rPr>
      <w:rFonts w:ascii="Courier New" w:eastAsia="Times New Roman" w:hAnsi="Courier New" w:cs="Courier New"/>
      <w:sz w:val="20"/>
      <w:szCs w:val="20"/>
    </w:rPr>
  </w:style>
  <w:style w:type="paragraph" w:styleId="ListParagraph">
    <w:name w:val="List Paragraph"/>
    <w:basedOn w:val="Normal"/>
    <w:uiPriority w:val="34"/>
    <w:qFormat/>
    <w:rsid w:val="00480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5407">
      <w:bodyDiv w:val="1"/>
      <w:marLeft w:val="0"/>
      <w:marRight w:val="0"/>
      <w:marTop w:val="0"/>
      <w:marBottom w:val="0"/>
      <w:divBdr>
        <w:top w:val="none" w:sz="0" w:space="0" w:color="auto"/>
        <w:left w:val="none" w:sz="0" w:space="0" w:color="auto"/>
        <w:bottom w:val="none" w:sz="0" w:space="0" w:color="auto"/>
        <w:right w:val="none" w:sz="0" w:space="0" w:color="auto"/>
      </w:divBdr>
    </w:div>
    <w:div w:id="9381195">
      <w:bodyDiv w:val="1"/>
      <w:marLeft w:val="0"/>
      <w:marRight w:val="0"/>
      <w:marTop w:val="0"/>
      <w:marBottom w:val="0"/>
      <w:divBdr>
        <w:top w:val="none" w:sz="0" w:space="0" w:color="auto"/>
        <w:left w:val="none" w:sz="0" w:space="0" w:color="auto"/>
        <w:bottom w:val="none" w:sz="0" w:space="0" w:color="auto"/>
        <w:right w:val="none" w:sz="0" w:space="0" w:color="auto"/>
      </w:divBdr>
      <w:divsChild>
        <w:div w:id="533464328">
          <w:marLeft w:val="0"/>
          <w:marRight w:val="0"/>
          <w:marTop w:val="600"/>
          <w:marBottom w:val="300"/>
          <w:divBdr>
            <w:top w:val="none" w:sz="0" w:space="0" w:color="auto"/>
            <w:left w:val="none" w:sz="0" w:space="0" w:color="auto"/>
            <w:bottom w:val="single" w:sz="6" w:space="7" w:color="EEEEEE"/>
            <w:right w:val="none" w:sz="0" w:space="0" w:color="auto"/>
          </w:divBdr>
        </w:div>
      </w:divsChild>
    </w:div>
    <w:div w:id="20084396">
      <w:bodyDiv w:val="1"/>
      <w:marLeft w:val="0"/>
      <w:marRight w:val="0"/>
      <w:marTop w:val="0"/>
      <w:marBottom w:val="0"/>
      <w:divBdr>
        <w:top w:val="none" w:sz="0" w:space="0" w:color="auto"/>
        <w:left w:val="none" w:sz="0" w:space="0" w:color="auto"/>
        <w:bottom w:val="none" w:sz="0" w:space="0" w:color="auto"/>
        <w:right w:val="none" w:sz="0" w:space="0" w:color="auto"/>
      </w:divBdr>
    </w:div>
    <w:div w:id="33161702">
      <w:bodyDiv w:val="1"/>
      <w:marLeft w:val="0"/>
      <w:marRight w:val="0"/>
      <w:marTop w:val="0"/>
      <w:marBottom w:val="0"/>
      <w:divBdr>
        <w:top w:val="none" w:sz="0" w:space="0" w:color="auto"/>
        <w:left w:val="none" w:sz="0" w:space="0" w:color="auto"/>
        <w:bottom w:val="none" w:sz="0" w:space="0" w:color="auto"/>
        <w:right w:val="none" w:sz="0" w:space="0" w:color="auto"/>
      </w:divBdr>
    </w:div>
    <w:div w:id="42600656">
      <w:bodyDiv w:val="1"/>
      <w:marLeft w:val="0"/>
      <w:marRight w:val="0"/>
      <w:marTop w:val="0"/>
      <w:marBottom w:val="0"/>
      <w:divBdr>
        <w:top w:val="none" w:sz="0" w:space="0" w:color="auto"/>
        <w:left w:val="none" w:sz="0" w:space="0" w:color="auto"/>
        <w:bottom w:val="none" w:sz="0" w:space="0" w:color="auto"/>
        <w:right w:val="none" w:sz="0" w:space="0" w:color="auto"/>
      </w:divBdr>
    </w:div>
    <w:div w:id="85998233">
      <w:bodyDiv w:val="1"/>
      <w:marLeft w:val="0"/>
      <w:marRight w:val="0"/>
      <w:marTop w:val="0"/>
      <w:marBottom w:val="0"/>
      <w:divBdr>
        <w:top w:val="none" w:sz="0" w:space="0" w:color="auto"/>
        <w:left w:val="none" w:sz="0" w:space="0" w:color="auto"/>
        <w:bottom w:val="none" w:sz="0" w:space="0" w:color="auto"/>
        <w:right w:val="none" w:sz="0" w:space="0" w:color="auto"/>
      </w:divBdr>
    </w:div>
    <w:div w:id="87045628">
      <w:bodyDiv w:val="1"/>
      <w:marLeft w:val="0"/>
      <w:marRight w:val="0"/>
      <w:marTop w:val="0"/>
      <w:marBottom w:val="0"/>
      <w:divBdr>
        <w:top w:val="none" w:sz="0" w:space="0" w:color="auto"/>
        <w:left w:val="none" w:sz="0" w:space="0" w:color="auto"/>
        <w:bottom w:val="none" w:sz="0" w:space="0" w:color="auto"/>
        <w:right w:val="none" w:sz="0" w:space="0" w:color="auto"/>
      </w:divBdr>
    </w:div>
    <w:div w:id="97602674">
      <w:bodyDiv w:val="1"/>
      <w:marLeft w:val="0"/>
      <w:marRight w:val="0"/>
      <w:marTop w:val="0"/>
      <w:marBottom w:val="0"/>
      <w:divBdr>
        <w:top w:val="none" w:sz="0" w:space="0" w:color="auto"/>
        <w:left w:val="none" w:sz="0" w:space="0" w:color="auto"/>
        <w:bottom w:val="none" w:sz="0" w:space="0" w:color="auto"/>
        <w:right w:val="none" w:sz="0" w:space="0" w:color="auto"/>
      </w:divBdr>
    </w:div>
    <w:div w:id="108012667">
      <w:bodyDiv w:val="1"/>
      <w:marLeft w:val="0"/>
      <w:marRight w:val="0"/>
      <w:marTop w:val="0"/>
      <w:marBottom w:val="0"/>
      <w:divBdr>
        <w:top w:val="none" w:sz="0" w:space="0" w:color="auto"/>
        <w:left w:val="none" w:sz="0" w:space="0" w:color="auto"/>
        <w:bottom w:val="none" w:sz="0" w:space="0" w:color="auto"/>
        <w:right w:val="none" w:sz="0" w:space="0" w:color="auto"/>
      </w:divBdr>
    </w:div>
    <w:div w:id="116997897">
      <w:bodyDiv w:val="1"/>
      <w:marLeft w:val="0"/>
      <w:marRight w:val="0"/>
      <w:marTop w:val="0"/>
      <w:marBottom w:val="0"/>
      <w:divBdr>
        <w:top w:val="none" w:sz="0" w:space="0" w:color="auto"/>
        <w:left w:val="none" w:sz="0" w:space="0" w:color="auto"/>
        <w:bottom w:val="none" w:sz="0" w:space="0" w:color="auto"/>
        <w:right w:val="none" w:sz="0" w:space="0" w:color="auto"/>
      </w:divBdr>
    </w:div>
    <w:div w:id="117575550">
      <w:bodyDiv w:val="1"/>
      <w:marLeft w:val="0"/>
      <w:marRight w:val="0"/>
      <w:marTop w:val="0"/>
      <w:marBottom w:val="0"/>
      <w:divBdr>
        <w:top w:val="none" w:sz="0" w:space="0" w:color="auto"/>
        <w:left w:val="none" w:sz="0" w:space="0" w:color="auto"/>
        <w:bottom w:val="none" w:sz="0" w:space="0" w:color="auto"/>
        <w:right w:val="none" w:sz="0" w:space="0" w:color="auto"/>
      </w:divBdr>
    </w:div>
    <w:div w:id="150605290">
      <w:bodyDiv w:val="1"/>
      <w:marLeft w:val="0"/>
      <w:marRight w:val="0"/>
      <w:marTop w:val="0"/>
      <w:marBottom w:val="0"/>
      <w:divBdr>
        <w:top w:val="none" w:sz="0" w:space="0" w:color="auto"/>
        <w:left w:val="none" w:sz="0" w:space="0" w:color="auto"/>
        <w:bottom w:val="none" w:sz="0" w:space="0" w:color="auto"/>
        <w:right w:val="none" w:sz="0" w:space="0" w:color="auto"/>
      </w:divBdr>
    </w:div>
    <w:div w:id="162479901">
      <w:bodyDiv w:val="1"/>
      <w:marLeft w:val="0"/>
      <w:marRight w:val="0"/>
      <w:marTop w:val="0"/>
      <w:marBottom w:val="0"/>
      <w:divBdr>
        <w:top w:val="none" w:sz="0" w:space="0" w:color="auto"/>
        <w:left w:val="none" w:sz="0" w:space="0" w:color="auto"/>
        <w:bottom w:val="none" w:sz="0" w:space="0" w:color="auto"/>
        <w:right w:val="none" w:sz="0" w:space="0" w:color="auto"/>
      </w:divBdr>
    </w:div>
    <w:div w:id="181628255">
      <w:bodyDiv w:val="1"/>
      <w:marLeft w:val="0"/>
      <w:marRight w:val="0"/>
      <w:marTop w:val="0"/>
      <w:marBottom w:val="0"/>
      <w:divBdr>
        <w:top w:val="none" w:sz="0" w:space="0" w:color="auto"/>
        <w:left w:val="none" w:sz="0" w:space="0" w:color="auto"/>
        <w:bottom w:val="none" w:sz="0" w:space="0" w:color="auto"/>
        <w:right w:val="none" w:sz="0" w:space="0" w:color="auto"/>
      </w:divBdr>
    </w:div>
    <w:div w:id="187762963">
      <w:bodyDiv w:val="1"/>
      <w:marLeft w:val="0"/>
      <w:marRight w:val="0"/>
      <w:marTop w:val="0"/>
      <w:marBottom w:val="0"/>
      <w:divBdr>
        <w:top w:val="none" w:sz="0" w:space="0" w:color="auto"/>
        <w:left w:val="none" w:sz="0" w:space="0" w:color="auto"/>
        <w:bottom w:val="none" w:sz="0" w:space="0" w:color="auto"/>
        <w:right w:val="none" w:sz="0" w:space="0" w:color="auto"/>
      </w:divBdr>
    </w:div>
    <w:div w:id="188227217">
      <w:bodyDiv w:val="1"/>
      <w:marLeft w:val="0"/>
      <w:marRight w:val="0"/>
      <w:marTop w:val="0"/>
      <w:marBottom w:val="0"/>
      <w:divBdr>
        <w:top w:val="none" w:sz="0" w:space="0" w:color="auto"/>
        <w:left w:val="none" w:sz="0" w:space="0" w:color="auto"/>
        <w:bottom w:val="none" w:sz="0" w:space="0" w:color="auto"/>
        <w:right w:val="none" w:sz="0" w:space="0" w:color="auto"/>
      </w:divBdr>
    </w:div>
    <w:div w:id="199783838">
      <w:bodyDiv w:val="1"/>
      <w:marLeft w:val="0"/>
      <w:marRight w:val="0"/>
      <w:marTop w:val="0"/>
      <w:marBottom w:val="0"/>
      <w:divBdr>
        <w:top w:val="none" w:sz="0" w:space="0" w:color="auto"/>
        <w:left w:val="none" w:sz="0" w:space="0" w:color="auto"/>
        <w:bottom w:val="none" w:sz="0" w:space="0" w:color="auto"/>
        <w:right w:val="none" w:sz="0" w:space="0" w:color="auto"/>
      </w:divBdr>
    </w:div>
    <w:div w:id="199981047">
      <w:bodyDiv w:val="1"/>
      <w:marLeft w:val="0"/>
      <w:marRight w:val="0"/>
      <w:marTop w:val="0"/>
      <w:marBottom w:val="0"/>
      <w:divBdr>
        <w:top w:val="none" w:sz="0" w:space="0" w:color="auto"/>
        <w:left w:val="none" w:sz="0" w:space="0" w:color="auto"/>
        <w:bottom w:val="none" w:sz="0" w:space="0" w:color="auto"/>
        <w:right w:val="none" w:sz="0" w:space="0" w:color="auto"/>
      </w:divBdr>
    </w:div>
    <w:div w:id="208733686">
      <w:bodyDiv w:val="1"/>
      <w:marLeft w:val="0"/>
      <w:marRight w:val="0"/>
      <w:marTop w:val="0"/>
      <w:marBottom w:val="0"/>
      <w:divBdr>
        <w:top w:val="none" w:sz="0" w:space="0" w:color="auto"/>
        <w:left w:val="none" w:sz="0" w:space="0" w:color="auto"/>
        <w:bottom w:val="none" w:sz="0" w:space="0" w:color="auto"/>
        <w:right w:val="none" w:sz="0" w:space="0" w:color="auto"/>
      </w:divBdr>
    </w:div>
    <w:div w:id="211887866">
      <w:bodyDiv w:val="1"/>
      <w:marLeft w:val="0"/>
      <w:marRight w:val="0"/>
      <w:marTop w:val="0"/>
      <w:marBottom w:val="0"/>
      <w:divBdr>
        <w:top w:val="none" w:sz="0" w:space="0" w:color="auto"/>
        <w:left w:val="none" w:sz="0" w:space="0" w:color="auto"/>
        <w:bottom w:val="none" w:sz="0" w:space="0" w:color="auto"/>
        <w:right w:val="none" w:sz="0" w:space="0" w:color="auto"/>
      </w:divBdr>
    </w:div>
    <w:div w:id="222326821">
      <w:bodyDiv w:val="1"/>
      <w:marLeft w:val="0"/>
      <w:marRight w:val="0"/>
      <w:marTop w:val="0"/>
      <w:marBottom w:val="0"/>
      <w:divBdr>
        <w:top w:val="none" w:sz="0" w:space="0" w:color="auto"/>
        <w:left w:val="none" w:sz="0" w:space="0" w:color="auto"/>
        <w:bottom w:val="none" w:sz="0" w:space="0" w:color="auto"/>
        <w:right w:val="none" w:sz="0" w:space="0" w:color="auto"/>
      </w:divBdr>
    </w:div>
    <w:div w:id="228807083">
      <w:bodyDiv w:val="1"/>
      <w:marLeft w:val="0"/>
      <w:marRight w:val="0"/>
      <w:marTop w:val="0"/>
      <w:marBottom w:val="0"/>
      <w:divBdr>
        <w:top w:val="none" w:sz="0" w:space="0" w:color="auto"/>
        <w:left w:val="none" w:sz="0" w:space="0" w:color="auto"/>
        <w:bottom w:val="none" w:sz="0" w:space="0" w:color="auto"/>
        <w:right w:val="none" w:sz="0" w:space="0" w:color="auto"/>
      </w:divBdr>
    </w:div>
    <w:div w:id="240333094">
      <w:bodyDiv w:val="1"/>
      <w:marLeft w:val="0"/>
      <w:marRight w:val="0"/>
      <w:marTop w:val="0"/>
      <w:marBottom w:val="0"/>
      <w:divBdr>
        <w:top w:val="none" w:sz="0" w:space="0" w:color="auto"/>
        <w:left w:val="none" w:sz="0" w:space="0" w:color="auto"/>
        <w:bottom w:val="none" w:sz="0" w:space="0" w:color="auto"/>
        <w:right w:val="none" w:sz="0" w:space="0" w:color="auto"/>
      </w:divBdr>
    </w:div>
    <w:div w:id="245237139">
      <w:bodyDiv w:val="1"/>
      <w:marLeft w:val="0"/>
      <w:marRight w:val="0"/>
      <w:marTop w:val="0"/>
      <w:marBottom w:val="0"/>
      <w:divBdr>
        <w:top w:val="none" w:sz="0" w:space="0" w:color="auto"/>
        <w:left w:val="none" w:sz="0" w:space="0" w:color="auto"/>
        <w:bottom w:val="none" w:sz="0" w:space="0" w:color="auto"/>
        <w:right w:val="none" w:sz="0" w:space="0" w:color="auto"/>
      </w:divBdr>
    </w:div>
    <w:div w:id="258221730">
      <w:bodyDiv w:val="1"/>
      <w:marLeft w:val="0"/>
      <w:marRight w:val="0"/>
      <w:marTop w:val="0"/>
      <w:marBottom w:val="0"/>
      <w:divBdr>
        <w:top w:val="none" w:sz="0" w:space="0" w:color="auto"/>
        <w:left w:val="none" w:sz="0" w:space="0" w:color="auto"/>
        <w:bottom w:val="none" w:sz="0" w:space="0" w:color="auto"/>
        <w:right w:val="none" w:sz="0" w:space="0" w:color="auto"/>
      </w:divBdr>
    </w:div>
    <w:div w:id="264072761">
      <w:bodyDiv w:val="1"/>
      <w:marLeft w:val="0"/>
      <w:marRight w:val="0"/>
      <w:marTop w:val="0"/>
      <w:marBottom w:val="0"/>
      <w:divBdr>
        <w:top w:val="none" w:sz="0" w:space="0" w:color="auto"/>
        <w:left w:val="none" w:sz="0" w:space="0" w:color="auto"/>
        <w:bottom w:val="none" w:sz="0" w:space="0" w:color="auto"/>
        <w:right w:val="none" w:sz="0" w:space="0" w:color="auto"/>
      </w:divBdr>
    </w:div>
    <w:div w:id="267933402">
      <w:bodyDiv w:val="1"/>
      <w:marLeft w:val="0"/>
      <w:marRight w:val="0"/>
      <w:marTop w:val="0"/>
      <w:marBottom w:val="0"/>
      <w:divBdr>
        <w:top w:val="none" w:sz="0" w:space="0" w:color="auto"/>
        <w:left w:val="none" w:sz="0" w:space="0" w:color="auto"/>
        <w:bottom w:val="none" w:sz="0" w:space="0" w:color="auto"/>
        <w:right w:val="none" w:sz="0" w:space="0" w:color="auto"/>
      </w:divBdr>
    </w:div>
    <w:div w:id="271477921">
      <w:bodyDiv w:val="1"/>
      <w:marLeft w:val="0"/>
      <w:marRight w:val="0"/>
      <w:marTop w:val="0"/>
      <w:marBottom w:val="0"/>
      <w:divBdr>
        <w:top w:val="none" w:sz="0" w:space="0" w:color="auto"/>
        <w:left w:val="none" w:sz="0" w:space="0" w:color="auto"/>
        <w:bottom w:val="none" w:sz="0" w:space="0" w:color="auto"/>
        <w:right w:val="none" w:sz="0" w:space="0" w:color="auto"/>
      </w:divBdr>
    </w:div>
    <w:div w:id="297810160">
      <w:bodyDiv w:val="1"/>
      <w:marLeft w:val="0"/>
      <w:marRight w:val="0"/>
      <w:marTop w:val="0"/>
      <w:marBottom w:val="0"/>
      <w:divBdr>
        <w:top w:val="none" w:sz="0" w:space="0" w:color="auto"/>
        <w:left w:val="none" w:sz="0" w:space="0" w:color="auto"/>
        <w:bottom w:val="none" w:sz="0" w:space="0" w:color="auto"/>
        <w:right w:val="none" w:sz="0" w:space="0" w:color="auto"/>
      </w:divBdr>
      <w:divsChild>
        <w:div w:id="1757089890">
          <w:marLeft w:val="0"/>
          <w:marRight w:val="0"/>
          <w:marTop w:val="600"/>
          <w:marBottom w:val="300"/>
          <w:divBdr>
            <w:top w:val="none" w:sz="0" w:space="0" w:color="auto"/>
            <w:left w:val="none" w:sz="0" w:space="0" w:color="auto"/>
            <w:bottom w:val="single" w:sz="6" w:space="7" w:color="EEEEEE"/>
            <w:right w:val="none" w:sz="0" w:space="0" w:color="auto"/>
          </w:divBdr>
        </w:div>
      </w:divsChild>
    </w:div>
    <w:div w:id="300498367">
      <w:bodyDiv w:val="1"/>
      <w:marLeft w:val="0"/>
      <w:marRight w:val="0"/>
      <w:marTop w:val="0"/>
      <w:marBottom w:val="0"/>
      <w:divBdr>
        <w:top w:val="none" w:sz="0" w:space="0" w:color="auto"/>
        <w:left w:val="none" w:sz="0" w:space="0" w:color="auto"/>
        <w:bottom w:val="none" w:sz="0" w:space="0" w:color="auto"/>
        <w:right w:val="none" w:sz="0" w:space="0" w:color="auto"/>
      </w:divBdr>
    </w:div>
    <w:div w:id="311132064">
      <w:bodyDiv w:val="1"/>
      <w:marLeft w:val="0"/>
      <w:marRight w:val="0"/>
      <w:marTop w:val="0"/>
      <w:marBottom w:val="0"/>
      <w:divBdr>
        <w:top w:val="none" w:sz="0" w:space="0" w:color="auto"/>
        <w:left w:val="none" w:sz="0" w:space="0" w:color="auto"/>
        <w:bottom w:val="none" w:sz="0" w:space="0" w:color="auto"/>
        <w:right w:val="none" w:sz="0" w:space="0" w:color="auto"/>
      </w:divBdr>
    </w:div>
    <w:div w:id="327253673">
      <w:bodyDiv w:val="1"/>
      <w:marLeft w:val="0"/>
      <w:marRight w:val="0"/>
      <w:marTop w:val="0"/>
      <w:marBottom w:val="0"/>
      <w:divBdr>
        <w:top w:val="none" w:sz="0" w:space="0" w:color="auto"/>
        <w:left w:val="none" w:sz="0" w:space="0" w:color="auto"/>
        <w:bottom w:val="none" w:sz="0" w:space="0" w:color="auto"/>
        <w:right w:val="none" w:sz="0" w:space="0" w:color="auto"/>
      </w:divBdr>
    </w:div>
    <w:div w:id="328018740">
      <w:bodyDiv w:val="1"/>
      <w:marLeft w:val="0"/>
      <w:marRight w:val="0"/>
      <w:marTop w:val="0"/>
      <w:marBottom w:val="0"/>
      <w:divBdr>
        <w:top w:val="none" w:sz="0" w:space="0" w:color="auto"/>
        <w:left w:val="none" w:sz="0" w:space="0" w:color="auto"/>
        <w:bottom w:val="none" w:sz="0" w:space="0" w:color="auto"/>
        <w:right w:val="none" w:sz="0" w:space="0" w:color="auto"/>
      </w:divBdr>
    </w:div>
    <w:div w:id="343479811">
      <w:bodyDiv w:val="1"/>
      <w:marLeft w:val="0"/>
      <w:marRight w:val="0"/>
      <w:marTop w:val="0"/>
      <w:marBottom w:val="0"/>
      <w:divBdr>
        <w:top w:val="none" w:sz="0" w:space="0" w:color="auto"/>
        <w:left w:val="none" w:sz="0" w:space="0" w:color="auto"/>
        <w:bottom w:val="none" w:sz="0" w:space="0" w:color="auto"/>
        <w:right w:val="none" w:sz="0" w:space="0" w:color="auto"/>
      </w:divBdr>
    </w:div>
    <w:div w:id="345790644">
      <w:bodyDiv w:val="1"/>
      <w:marLeft w:val="0"/>
      <w:marRight w:val="0"/>
      <w:marTop w:val="0"/>
      <w:marBottom w:val="0"/>
      <w:divBdr>
        <w:top w:val="none" w:sz="0" w:space="0" w:color="auto"/>
        <w:left w:val="none" w:sz="0" w:space="0" w:color="auto"/>
        <w:bottom w:val="none" w:sz="0" w:space="0" w:color="auto"/>
        <w:right w:val="none" w:sz="0" w:space="0" w:color="auto"/>
      </w:divBdr>
    </w:div>
    <w:div w:id="348533921">
      <w:bodyDiv w:val="1"/>
      <w:marLeft w:val="0"/>
      <w:marRight w:val="0"/>
      <w:marTop w:val="0"/>
      <w:marBottom w:val="0"/>
      <w:divBdr>
        <w:top w:val="none" w:sz="0" w:space="0" w:color="auto"/>
        <w:left w:val="none" w:sz="0" w:space="0" w:color="auto"/>
        <w:bottom w:val="none" w:sz="0" w:space="0" w:color="auto"/>
        <w:right w:val="none" w:sz="0" w:space="0" w:color="auto"/>
      </w:divBdr>
    </w:div>
    <w:div w:id="349068431">
      <w:bodyDiv w:val="1"/>
      <w:marLeft w:val="0"/>
      <w:marRight w:val="0"/>
      <w:marTop w:val="0"/>
      <w:marBottom w:val="0"/>
      <w:divBdr>
        <w:top w:val="none" w:sz="0" w:space="0" w:color="auto"/>
        <w:left w:val="none" w:sz="0" w:space="0" w:color="auto"/>
        <w:bottom w:val="none" w:sz="0" w:space="0" w:color="auto"/>
        <w:right w:val="none" w:sz="0" w:space="0" w:color="auto"/>
      </w:divBdr>
    </w:div>
    <w:div w:id="379591649">
      <w:bodyDiv w:val="1"/>
      <w:marLeft w:val="0"/>
      <w:marRight w:val="0"/>
      <w:marTop w:val="0"/>
      <w:marBottom w:val="0"/>
      <w:divBdr>
        <w:top w:val="none" w:sz="0" w:space="0" w:color="auto"/>
        <w:left w:val="none" w:sz="0" w:space="0" w:color="auto"/>
        <w:bottom w:val="none" w:sz="0" w:space="0" w:color="auto"/>
        <w:right w:val="none" w:sz="0" w:space="0" w:color="auto"/>
      </w:divBdr>
    </w:div>
    <w:div w:id="393049819">
      <w:bodyDiv w:val="1"/>
      <w:marLeft w:val="0"/>
      <w:marRight w:val="0"/>
      <w:marTop w:val="0"/>
      <w:marBottom w:val="0"/>
      <w:divBdr>
        <w:top w:val="none" w:sz="0" w:space="0" w:color="auto"/>
        <w:left w:val="none" w:sz="0" w:space="0" w:color="auto"/>
        <w:bottom w:val="none" w:sz="0" w:space="0" w:color="auto"/>
        <w:right w:val="none" w:sz="0" w:space="0" w:color="auto"/>
      </w:divBdr>
    </w:div>
    <w:div w:id="396442342">
      <w:bodyDiv w:val="1"/>
      <w:marLeft w:val="0"/>
      <w:marRight w:val="0"/>
      <w:marTop w:val="0"/>
      <w:marBottom w:val="0"/>
      <w:divBdr>
        <w:top w:val="none" w:sz="0" w:space="0" w:color="auto"/>
        <w:left w:val="none" w:sz="0" w:space="0" w:color="auto"/>
        <w:bottom w:val="none" w:sz="0" w:space="0" w:color="auto"/>
        <w:right w:val="none" w:sz="0" w:space="0" w:color="auto"/>
      </w:divBdr>
    </w:div>
    <w:div w:id="408624787">
      <w:bodyDiv w:val="1"/>
      <w:marLeft w:val="0"/>
      <w:marRight w:val="0"/>
      <w:marTop w:val="0"/>
      <w:marBottom w:val="0"/>
      <w:divBdr>
        <w:top w:val="none" w:sz="0" w:space="0" w:color="auto"/>
        <w:left w:val="none" w:sz="0" w:space="0" w:color="auto"/>
        <w:bottom w:val="none" w:sz="0" w:space="0" w:color="auto"/>
        <w:right w:val="none" w:sz="0" w:space="0" w:color="auto"/>
      </w:divBdr>
    </w:div>
    <w:div w:id="410783954">
      <w:bodyDiv w:val="1"/>
      <w:marLeft w:val="0"/>
      <w:marRight w:val="0"/>
      <w:marTop w:val="0"/>
      <w:marBottom w:val="0"/>
      <w:divBdr>
        <w:top w:val="none" w:sz="0" w:space="0" w:color="auto"/>
        <w:left w:val="none" w:sz="0" w:space="0" w:color="auto"/>
        <w:bottom w:val="none" w:sz="0" w:space="0" w:color="auto"/>
        <w:right w:val="none" w:sz="0" w:space="0" w:color="auto"/>
      </w:divBdr>
    </w:div>
    <w:div w:id="422459444">
      <w:bodyDiv w:val="1"/>
      <w:marLeft w:val="0"/>
      <w:marRight w:val="0"/>
      <w:marTop w:val="0"/>
      <w:marBottom w:val="0"/>
      <w:divBdr>
        <w:top w:val="none" w:sz="0" w:space="0" w:color="auto"/>
        <w:left w:val="none" w:sz="0" w:space="0" w:color="auto"/>
        <w:bottom w:val="none" w:sz="0" w:space="0" w:color="auto"/>
        <w:right w:val="none" w:sz="0" w:space="0" w:color="auto"/>
      </w:divBdr>
    </w:div>
    <w:div w:id="429786417">
      <w:bodyDiv w:val="1"/>
      <w:marLeft w:val="0"/>
      <w:marRight w:val="0"/>
      <w:marTop w:val="0"/>
      <w:marBottom w:val="0"/>
      <w:divBdr>
        <w:top w:val="none" w:sz="0" w:space="0" w:color="auto"/>
        <w:left w:val="none" w:sz="0" w:space="0" w:color="auto"/>
        <w:bottom w:val="none" w:sz="0" w:space="0" w:color="auto"/>
        <w:right w:val="none" w:sz="0" w:space="0" w:color="auto"/>
      </w:divBdr>
    </w:div>
    <w:div w:id="467825956">
      <w:bodyDiv w:val="1"/>
      <w:marLeft w:val="0"/>
      <w:marRight w:val="0"/>
      <w:marTop w:val="0"/>
      <w:marBottom w:val="0"/>
      <w:divBdr>
        <w:top w:val="none" w:sz="0" w:space="0" w:color="auto"/>
        <w:left w:val="none" w:sz="0" w:space="0" w:color="auto"/>
        <w:bottom w:val="none" w:sz="0" w:space="0" w:color="auto"/>
        <w:right w:val="none" w:sz="0" w:space="0" w:color="auto"/>
      </w:divBdr>
    </w:div>
    <w:div w:id="477770254">
      <w:bodyDiv w:val="1"/>
      <w:marLeft w:val="0"/>
      <w:marRight w:val="0"/>
      <w:marTop w:val="0"/>
      <w:marBottom w:val="0"/>
      <w:divBdr>
        <w:top w:val="none" w:sz="0" w:space="0" w:color="auto"/>
        <w:left w:val="none" w:sz="0" w:space="0" w:color="auto"/>
        <w:bottom w:val="none" w:sz="0" w:space="0" w:color="auto"/>
        <w:right w:val="none" w:sz="0" w:space="0" w:color="auto"/>
      </w:divBdr>
    </w:div>
    <w:div w:id="488912375">
      <w:bodyDiv w:val="1"/>
      <w:marLeft w:val="0"/>
      <w:marRight w:val="0"/>
      <w:marTop w:val="0"/>
      <w:marBottom w:val="0"/>
      <w:divBdr>
        <w:top w:val="none" w:sz="0" w:space="0" w:color="auto"/>
        <w:left w:val="none" w:sz="0" w:space="0" w:color="auto"/>
        <w:bottom w:val="none" w:sz="0" w:space="0" w:color="auto"/>
        <w:right w:val="none" w:sz="0" w:space="0" w:color="auto"/>
      </w:divBdr>
    </w:div>
    <w:div w:id="503667284">
      <w:bodyDiv w:val="1"/>
      <w:marLeft w:val="0"/>
      <w:marRight w:val="0"/>
      <w:marTop w:val="0"/>
      <w:marBottom w:val="0"/>
      <w:divBdr>
        <w:top w:val="none" w:sz="0" w:space="0" w:color="auto"/>
        <w:left w:val="none" w:sz="0" w:space="0" w:color="auto"/>
        <w:bottom w:val="none" w:sz="0" w:space="0" w:color="auto"/>
        <w:right w:val="none" w:sz="0" w:space="0" w:color="auto"/>
      </w:divBdr>
    </w:div>
    <w:div w:id="527060666">
      <w:bodyDiv w:val="1"/>
      <w:marLeft w:val="0"/>
      <w:marRight w:val="0"/>
      <w:marTop w:val="0"/>
      <w:marBottom w:val="0"/>
      <w:divBdr>
        <w:top w:val="none" w:sz="0" w:space="0" w:color="auto"/>
        <w:left w:val="none" w:sz="0" w:space="0" w:color="auto"/>
        <w:bottom w:val="none" w:sz="0" w:space="0" w:color="auto"/>
        <w:right w:val="none" w:sz="0" w:space="0" w:color="auto"/>
      </w:divBdr>
    </w:div>
    <w:div w:id="544560697">
      <w:bodyDiv w:val="1"/>
      <w:marLeft w:val="0"/>
      <w:marRight w:val="0"/>
      <w:marTop w:val="0"/>
      <w:marBottom w:val="0"/>
      <w:divBdr>
        <w:top w:val="none" w:sz="0" w:space="0" w:color="auto"/>
        <w:left w:val="none" w:sz="0" w:space="0" w:color="auto"/>
        <w:bottom w:val="none" w:sz="0" w:space="0" w:color="auto"/>
        <w:right w:val="none" w:sz="0" w:space="0" w:color="auto"/>
      </w:divBdr>
      <w:divsChild>
        <w:div w:id="1974015902">
          <w:marLeft w:val="0"/>
          <w:marRight w:val="0"/>
          <w:marTop w:val="600"/>
          <w:marBottom w:val="300"/>
          <w:divBdr>
            <w:top w:val="none" w:sz="0" w:space="0" w:color="auto"/>
            <w:left w:val="none" w:sz="0" w:space="0" w:color="auto"/>
            <w:bottom w:val="single" w:sz="6" w:space="7" w:color="EEEEEE"/>
            <w:right w:val="none" w:sz="0" w:space="0" w:color="auto"/>
          </w:divBdr>
        </w:div>
      </w:divsChild>
    </w:div>
    <w:div w:id="551816803">
      <w:bodyDiv w:val="1"/>
      <w:marLeft w:val="0"/>
      <w:marRight w:val="0"/>
      <w:marTop w:val="0"/>
      <w:marBottom w:val="0"/>
      <w:divBdr>
        <w:top w:val="none" w:sz="0" w:space="0" w:color="auto"/>
        <w:left w:val="none" w:sz="0" w:space="0" w:color="auto"/>
        <w:bottom w:val="none" w:sz="0" w:space="0" w:color="auto"/>
        <w:right w:val="none" w:sz="0" w:space="0" w:color="auto"/>
      </w:divBdr>
    </w:div>
    <w:div w:id="565801021">
      <w:bodyDiv w:val="1"/>
      <w:marLeft w:val="0"/>
      <w:marRight w:val="0"/>
      <w:marTop w:val="0"/>
      <w:marBottom w:val="0"/>
      <w:divBdr>
        <w:top w:val="none" w:sz="0" w:space="0" w:color="auto"/>
        <w:left w:val="none" w:sz="0" w:space="0" w:color="auto"/>
        <w:bottom w:val="none" w:sz="0" w:space="0" w:color="auto"/>
        <w:right w:val="none" w:sz="0" w:space="0" w:color="auto"/>
      </w:divBdr>
    </w:div>
    <w:div w:id="591818753">
      <w:bodyDiv w:val="1"/>
      <w:marLeft w:val="0"/>
      <w:marRight w:val="0"/>
      <w:marTop w:val="0"/>
      <w:marBottom w:val="0"/>
      <w:divBdr>
        <w:top w:val="none" w:sz="0" w:space="0" w:color="auto"/>
        <w:left w:val="none" w:sz="0" w:space="0" w:color="auto"/>
        <w:bottom w:val="none" w:sz="0" w:space="0" w:color="auto"/>
        <w:right w:val="none" w:sz="0" w:space="0" w:color="auto"/>
      </w:divBdr>
    </w:div>
    <w:div w:id="595405586">
      <w:bodyDiv w:val="1"/>
      <w:marLeft w:val="0"/>
      <w:marRight w:val="0"/>
      <w:marTop w:val="0"/>
      <w:marBottom w:val="0"/>
      <w:divBdr>
        <w:top w:val="none" w:sz="0" w:space="0" w:color="auto"/>
        <w:left w:val="none" w:sz="0" w:space="0" w:color="auto"/>
        <w:bottom w:val="none" w:sz="0" w:space="0" w:color="auto"/>
        <w:right w:val="none" w:sz="0" w:space="0" w:color="auto"/>
      </w:divBdr>
    </w:div>
    <w:div w:id="604313553">
      <w:bodyDiv w:val="1"/>
      <w:marLeft w:val="0"/>
      <w:marRight w:val="0"/>
      <w:marTop w:val="0"/>
      <w:marBottom w:val="0"/>
      <w:divBdr>
        <w:top w:val="none" w:sz="0" w:space="0" w:color="auto"/>
        <w:left w:val="none" w:sz="0" w:space="0" w:color="auto"/>
        <w:bottom w:val="none" w:sz="0" w:space="0" w:color="auto"/>
        <w:right w:val="none" w:sz="0" w:space="0" w:color="auto"/>
      </w:divBdr>
    </w:div>
    <w:div w:id="610861138">
      <w:bodyDiv w:val="1"/>
      <w:marLeft w:val="0"/>
      <w:marRight w:val="0"/>
      <w:marTop w:val="0"/>
      <w:marBottom w:val="0"/>
      <w:divBdr>
        <w:top w:val="none" w:sz="0" w:space="0" w:color="auto"/>
        <w:left w:val="none" w:sz="0" w:space="0" w:color="auto"/>
        <w:bottom w:val="none" w:sz="0" w:space="0" w:color="auto"/>
        <w:right w:val="none" w:sz="0" w:space="0" w:color="auto"/>
      </w:divBdr>
    </w:div>
    <w:div w:id="617638877">
      <w:bodyDiv w:val="1"/>
      <w:marLeft w:val="0"/>
      <w:marRight w:val="0"/>
      <w:marTop w:val="0"/>
      <w:marBottom w:val="0"/>
      <w:divBdr>
        <w:top w:val="none" w:sz="0" w:space="0" w:color="auto"/>
        <w:left w:val="none" w:sz="0" w:space="0" w:color="auto"/>
        <w:bottom w:val="none" w:sz="0" w:space="0" w:color="auto"/>
        <w:right w:val="none" w:sz="0" w:space="0" w:color="auto"/>
      </w:divBdr>
    </w:div>
    <w:div w:id="618878388">
      <w:bodyDiv w:val="1"/>
      <w:marLeft w:val="0"/>
      <w:marRight w:val="0"/>
      <w:marTop w:val="0"/>
      <w:marBottom w:val="0"/>
      <w:divBdr>
        <w:top w:val="none" w:sz="0" w:space="0" w:color="auto"/>
        <w:left w:val="none" w:sz="0" w:space="0" w:color="auto"/>
        <w:bottom w:val="none" w:sz="0" w:space="0" w:color="auto"/>
        <w:right w:val="none" w:sz="0" w:space="0" w:color="auto"/>
      </w:divBdr>
    </w:div>
    <w:div w:id="620454036">
      <w:bodyDiv w:val="1"/>
      <w:marLeft w:val="0"/>
      <w:marRight w:val="0"/>
      <w:marTop w:val="0"/>
      <w:marBottom w:val="0"/>
      <w:divBdr>
        <w:top w:val="none" w:sz="0" w:space="0" w:color="auto"/>
        <w:left w:val="none" w:sz="0" w:space="0" w:color="auto"/>
        <w:bottom w:val="none" w:sz="0" w:space="0" w:color="auto"/>
        <w:right w:val="none" w:sz="0" w:space="0" w:color="auto"/>
      </w:divBdr>
    </w:div>
    <w:div w:id="633489149">
      <w:bodyDiv w:val="1"/>
      <w:marLeft w:val="0"/>
      <w:marRight w:val="0"/>
      <w:marTop w:val="0"/>
      <w:marBottom w:val="0"/>
      <w:divBdr>
        <w:top w:val="none" w:sz="0" w:space="0" w:color="auto"/>
        <w:left w:val="none" w:sz="0" w:space="0" w:color="auto"/>
        <w:bottom w:val="none" w:sz="0" w:space="0" w:color="auto"/>
        <w:right w:val="none" w:sz="0" w:space="0" w:color="auto"/>
      </w:divBdr>
    </w:div>
    <w:div w:id="635456933">
      <w:bodyDiv w:val="1"/>
      <w:marLeft w:val="0"/>
      <w:marRight w:val="0"/>
      <w:marTop w:val="0"/>
      <w:marBottom w:val="0"/>
      <w:divBdr>
        <w:top w:val="none" w:sz="0" w:space="0" w:color="auto"/>
        <w:left w:val="none" w:sz="0" w:space="0" w:color="auto"/>
        <w:bottom w:val="none" w:sz="0" w:space="0" w:color="auto"/>
        <w:right w:val="none" w:sz="0" w:space="0" w:color="auto"/>
      </w:divBdr>
    </w:div>
    <w:div w:id="660349105">
      <w:bodyDiv w:val="1"/>
      <w:marLeft w:val="0"/>
      <w:marRight w:val="0"/>
      <w:marTop w:val="0"/>
      <w:marBottom w:val="0"/>
      <w:divBdr>
        <w:top w:val="none" w:sz="0" w:space="0" w:color="auto"/>
        <w:left w:val="none" w:sz="0" w:space="0" w:color="auto"/>
        <w:bottom w:val="none" w:sz="0" w:space="0" w:color="auto"/>
        <w:right w:val="none" w:sz="0" w:space="0" w:color="auto"/>
      </w:divBdr>
    </w:div>
    <w:div w:id="665285698">
      <w:bodyDiv w:val="1"/>
      <w:marLeft w:val="0"/>
      <w:marRight w:val="0"/>
      <w:marTop w:val="0"/>
      <w:marBottom w:val="0"/>
      <w:divBdr>
        <w:top w:val="none" w:sz="0" w:space="0" w:color="auto"/>
        <w:left w:val="none" w:sz="0" w:space="0" w:color="auto"/>
        <w:bottom w:val="none" w:sz="0" w:space="0" w:color="auto"/>
        <w:right w:val="none" w:sz="0" w:space="0" w:color="auto"/>
      </w:divBdr>
    </w:div>
    <w:div w:id="679236143">
      <w:bodyDiv w:val="1"/>
      <w:marLeft w:val="0"/>
      <w:marRight w:val="0"/>
      <w:marTop w:val="0"/>
      <w:marBottom w:val="0"/>
      <w:divBdr>
        <w:top w:val="none" w:sz="0" w:space="0" w:color="auto"/>
        <w:left w:val="none" w:sz="0" w:space="0" w:color="auto"/>
        <w:bottom w:val="none" w:sz="0" w:space="0" w:color="auto"/>
        <w:right w:val="none" w:sz="0" w:space="0" w:color="auto"/>
      </w:divBdr>
    </w:div>
    <w:div w:id="692338065">
      <w:bodyDiv w:val="1"/>
      <w:marLeft w:val="0"/>
      <w:marRight w:val="0"/>
      <w:marTop w:val="0"/>
      <w:marBottom w:val="0"/>
      <w:divBdr>
        <w:top w:val="none" w:sz="0" w:space="0" w:color="auto"/>
        <w:left w:val="none" w:sz="0" w:space="0" w:color="auto"/>
        <w:bottom w:val="none" w:sz="0" w:space="0" w:color="auto"/>
        <w:right w:val="none" w:sz="0" w:space="0" w:color="auto"/>
      </w:divBdr>
    </w:div>
    <w:div w:id="707224385">
      <w:bodyDiv w:val="1"/>
      <w:marLeft w:val="0"/>
      <w:marRight w:val="0"/>
      <w:marTop w:val="0"/>
      <w:marBottom w:val="0"/>
      <w:divBdr>
        <w:top w:val="none" w:sz="0" w:space="0" w:color="auto"/>
        <w:left w:val="none" w:sz="0" w:space="0" w:color="auto"/>
        <w:bottom w:val="none" w:sz="0" w:space="0" w:color="auto"/>
        <w:right w:val="none" w:sz="0" w:space="0" w:color="auto"/>
      </w:divBdr>
    </w:div>
    <w:div w:id="708725297">
      <w:bodyDiv w:val="1"/>
      <w:marLeft w:val="0"/>
      <w:marRight w:val="0"/>
      <w:marTop w:val="0"/>
      <w:marBottom w:val="0"/>
      <w:divBdr>
        <w:top w:val="none" w:sz="0" w:space="0" w:color="auto"/>
        <w:left w:val="none" w:sz="0" w:space="0" w:color="auto"/>
        <w:bottom w:val="none" w:sz="0" w:space="0" w:color="auto"/>
        <w:right w:val="none" w:sz="0" w:space="0" w:color="auto"/>
      </w:divBdr>
    </w:div>
    <w:div w:id="733285321">
      <w:bodyDiv w:val="1"/>
      <w:marLeft w:val="0"/>
      <w:marRight w:val="0"/>
      <w:marTop w:val="0"/>
      <w:marBottom w:val="0"/>
      <w:divBdr>
        <w:top w:val="none" w:sz="0" w:space="0" w:color="auto"/>
        <w:left w:val="none" w:sz="0" w:space="0" w:color="auto"/>
        <w:bottom w:val="none" w:sz="0" w:space="0" w:color="auto"/>
        <w:right w:val="none" w:sz="0" w:space="0" w:color="auto"/>
      </w:divBdr>
    </w:div>
    <w:div w:id="746610954">
      <w:bodyDiv w:val="1"/>
      <w:marLeft w:val="0"/>
      <w:marRight w:val="0"/>
      <w:marTop w:val="0"/>
      <w:marBottom w:val="0"/>
      <w:divBdr>
        <w:top w:val="none" w:sz="0" w:space="0" w:color="auto"/>
        <w:left w:val="none" w:sz="0" w:space="0" w:color="auto"/>
        <w:bottom w:val="none" w:sz="0" w:space="0" w:color="auto"/>
        <w:right w:val="none" w:sz="0" w:space="0" w:color="auto"/>
      </w:divBdr>
    </w:div>
    <w:div w:id="754785465">
      <w:bodyDiv w:val="1"/>
      <w:marLeft w:val="0"/>
      <w:marRight w:val="0"/>
      <w:marTop w:val="0"/>
      <w:marBottom w:val="0"/>
      <w:divBdr>
        <w:top w:val="none" w:sz="0" w:space="0" w:color="auto"/>
        <w:left w:val="none" w:sz="0" w:space="0" w:color="auto"/>
        <w:bottom w:val="none" w:sz="0" w:space="0" w:color="auto"/>
        <w:right w:val="none" w:sz="0" w:space="0" w:color="auto"/>
      </w:divBdr>
    </w:div>
    <w:div w:id="769395797">
      <w:bodyDiv w:val="1"/>
      <w:marLeft w:val="0"/>
      <w:marRight w:val="0"/>
      <w:marTop w:val="0"/>
      <w:marBottom w:val="0"/>
      <w:divBdr>
        <w:top w:val="none" w:sz="0" w:space="0" w:color="auto"/>
        <w:left w:val="none" w:sz="0" w:space="0" w:color="auto"/>
        <w:bottom w:val="none" w:sz="0" w:space="0" w:color="auto"/>
        <w:right w:val="none" w:sz="0" w:space="0" w:color="auto"/>
      </w:divBdr>
    </w:div>
    <w:div w:id="778910137">
      <w:bodyDiv w:val="1"/>
      <w:marLeft w:val="0"/>
      <w:marRight w:val="0"/>
      <w:marTop w:val="0"/>
      <w:marBottom w:val="0"/>
      <w:divBdr>
        <w:top w:val="none" w:sz="0" w:space="0" w:color="auto"/>
        <w:left w:val="none" w:sz="0" w:space="0" w:color="auto"/>
        <w:bottom w:val="none" w:sz="0" w:space="0" w:color="auto"/>
        <w:right w:val="none" w:sz="0" w:space="0" w:color="auto"/>
      </w:divBdr>
    </w:div>
    <w:div w:id="780416863">
      <w:bodyDiv w:val="1"/>
      <w:marLeft w:val="0"/>
      <w:marRight w:val="0"/>
      <w:marTop w:val="0"/>
      <w:marBottom w:val="0"/>
      <w:divBdr>
        <w:top w:val="none" w:sz="0" w:space="0" w:color="auto"/>
        <w:left w:val="none" w:sz="0" w:space="0" w:color="auto"/>
        <w:bottom w:val="none" w:sz="0" w:space="0" w:color="auto"/>
        <w:right w:val="none" w:sz="0" w:space="0" w:color="auto"/>
      </w:divBdr>
    </w:div>
    <w:div w:id="790320361">
      <w:bodyDiv w:val="1"/>
      <w:marLeft w:val="0"/>
      <w:marRight w:val="0"/>
      <w:marTop w:val="0"/>
      <w:marBottom w:val="0"/>
      <w:divBdr>
        <w:top w:val="none" w:sz="0" w:space="0" w:color="auto"/>
        <w:left w:val="none" w:sz="0" w:space="0" w:color="auto"/>
        <w:bottom w:val="none" w:sz="0" w:space="0" w:color="auto"/>
        <w:right w:val="none" w:sz="0" w:space="0" w:color="auto"/>
      </w:divBdr>
      <w:divsChild>
        <w:div w:id="684526370">
          <w:marLeft w:val="0"/>
          <w:marRight w:val="0"/>
          <w:marTop w:val="600"/>
          <w:marBottom w:val="300"/>
          <w:divBdr>
            <w:top w:val="none" w:sz="0" w:space="0" w:color="auto"/>
            <w:left w:val="none" w:sz="0" w:space="0" w:color="auto"/>
            <w:bottom w:val="single" w:sz="6" w:space="7" w:color="EEEEEE"/>
            <w:right w:val="none" w:sz="0" w:space="0" w:color="auto"/>
          </w:divBdr>
        </w:div>
      </w:divsChild>
    </w:div>
    <w:div w:id="802237994">
      <w:bodyDiv w:val="1"/>
      <w:marLeft w:val="0"/>
      <w:marRight w:val="0"/>
      <w:marTop w:val="0"/>
      <w:marBottom w:val="0"/>
      <w:divBdr>
        <w:top w:val="none" w:sz="0" w:space="0" w:color="auto"/>
        <w:left w:val="none" w:sz="0" w:space="0" w:color="auto"/>
        <w:bottom w:val="none" w:sz="0" w:space="0" w:color="auto"/>
        <w:right w:val="none" w:sz="0" w:space="0" w:color="auto"/>
      </w:divBdr>
    </w:div>
    <w:div w:id="807211676">
      <w:bodyDiv w:val="1"/>
      <w:marLeft w:val="0"/>
      <w:marRight w:val="0"/>
      <w:marTop w:val="0"/>
      <w:marBottom w:val="0"/>
      <w:divBdr>
        <w:top w:val="none" w:sz="0" w:space="0" w:color="auto"/>
        <w:left w:val="none" w:sz="0" w:space="0" w:color="auto"/>
        <w:bottom w:val="none" w:sz="0" w:space="0" w:color="auto"/>
        <w:right w:val="none" w:sz="0" w:space="0" w:color="auto"/>
      </w:divBdr>
    </w:div>
    <w:div w:id="817528650">
      <w:bodyDiv w:val="1"/>
      <w:marLeft w:val="0"/>
      <w:marRight w:val="0"/>
      <w:marTop w:val="0"/>
      <w:marBottom w:val="0"/>
      <w:divBdr>
        <w:top w:val="none" w:sz="0" w:space="0" w:color="auto"/>
        <w:left w:val="none" w:sz="0" w:space="0" w:color="auto"/>
        <w:bottom w:val="none" w:sz="0" w:space="0" w:color="auto"/>
        <w:right w:val="none" w:sz="0" w:space="0" w:color="auto"/>
      </w:divBdr>
    </w:div>
    <w:div w:id="847865395">
      <w:bodyDiv w:val="1"/>
      <w:marLeft w:val="0"/>
      <w:marRight w:val="0"/>
      <w:marTop w:val="0"/>
      <w:marBottom w:val="0"/>
      <w:divBdr>
        <w:top w:val="none" w:sz="0" w:space="0" w:color="auto"/>
        <w:left w:val="none" w:sz="0" w:space="0" w:color="auto"/>
        <w:bottom w:val="none" w:sz="0" w:space="0" w:color="auto"/>
        <w:right w:val="none" w:sz="0" w:space="0" w:color="auto"/>
      </w:divBdr>
    </w:div>
    <w:div w:id="869419066">
      <w:bodyDiv w:val="1"/>
      <w:marLeft w:val="0"/>
      <w:marRight w:val="0"/>
      <w:marTop w:val="0"/>
      <w:marBottom w:val="0"/>
      <w:divBdr>
        <w:top w:val="none" w:sz="0" w:space="0" w:color="auto"/>
        <w:left w:val="none" w:sz="0" w:space="0" w:color="auto"/>
        <w:bottom w:val="none" w:sz="0" w:space="0" w:color="auto"/>
        <w:right w:val="none" w:sz="0" w:space="0" w:color="auto"/>
      </w:divBdr>
    </w:div>
    <w:div w:id="875316667">
      <w:bodyDiv w:val="1"/>
      <w:marLeft w:val="0"/>
      <w:marRight w:val="0"/>
      <w:marTop w:val="0"/>
      <w:marBottom w:val="0"/>
      <w:divBdr>
        <w:top w:val="none" w:sz="0" w:space="0" w:color="auto"/>
        <w:left w:val="none" w:sz="0" w:space="0" w:color="auto"/>
        <w:bottom w:val="none" w:sz="0" w:space="0" w:color="auto"/>
        <w:right w:val="none" w:sz="0" w:space="0" w:color="auto"/>
      </w:divBdr>
    </w:div>
    <w:div w:id="884414861">
      <w:bodyDiv w:val="1"/>
      <w:marLeft w:val="0"/>
      <w:marRight w:val="0"/>
      <w:marTop w:val="0"/>
      <w:marBottom w:val="0"/>
      <w:divBdr>
        <w:top w:val="none" w:sz="0" w:space="0" w:color="auto"/>
        <w:left w:val="none" w:sz="0" w:space="0" w:color="auto"/>
        <w:bottom w:val="none" w:sz="0" w:space="0" w:color="auto"/>
        <w:right w:val="none" w:sz="0" w:space="0" w:color="auto"/>
      </w:divBdr>
    </w:div>
    <w:div w:id="889148381">
      <w:bodyDiv w:val="1"/>
      <w:marLeft w:val="0"/>
      <w:marRight w:val="0"/>
      <w:marTop w:val="0"/>
      <w:marBottom w:val="0"/>
      <w:divBdr>
        <w:top w:val="none" w:sz="0" w:space="0" w:color="auto"/>
        <w:left w:val="none" w:sz="0" w:space="0" w:color="auto"/>
        <w:bottom w:val="none" w:sz="0" w:space="0" w:color="auto"/>
        <w:right w:val="none" w:sz="0" w:space="0" w:color="auto"/>
      </w:divBdr>
    </w:div>
    <w:div w:id="907498498">
      <w:bodyDiv w:val="1"/>
      <w:marLeft w:val="0"/>
      <w:marRight w:val="0"/>
      <w:marTop w:val="0"/>
      <w:marBottom w:val="0"/>
      <w:divBdr>
        <w:top w:val="none" w:sz="0" w:space="0" w:color="auto"/>
        <w:left w:val="none" w:sz="0" w:space="0" w:color="auto"/>
        <w:bottom w:val="none" w:sz="0" w:space="0" w:color="auto"/>
        <w:right w:val="none" w:sz="0" w:space="0" w:color="auto"/>
      </w:divBdr>
    </w:div>
    <w:div w:id="913516591">
      <w:bodyDiv w:val="1"/>
      <w:marLeft w:val="0"/>
      <w:marRight w:val="0"/>
      <w:marTop w:val="0"/>
      <w:marBottom w:val="0"/>
      <w:divBdr>
        <w:top w:val="none" w:sz="0" w:space="0" w:color="auto"/>
        <w:left w:val="none" w:sz="0" w:space="0" w:color="auto"/>
        <w:bottom w:val="none" w:sz="0" w:space="0" w:color="auto"/>
        <w:right w:val="none" w:sz="0" w:space="0" w:color="auto"/>
      </w:divBdr>
    </w:div>
    <w:div w:id="913709907">
      <w:bodyDiv w:val="1"/>
      <w:marLeft w:val="0"/>
      <w:marRight w:val="0"/>
      <w:marTop w:val="0"/>
      <w:marBottom w:val="0"/>
      <w:divBdr>
        <w:top w:val="none" w:sz="0" w:space="0" w:color="auto"/>
        <w:left w:val="none" w:sz="0" w:space="0" w:color="auto"/>
        <w:bottom w:val="none" w:sz="0" w:space="0" w:color="auto"/>
        <w:right w:val="none" w:sz="0" w:space="0" w:color="auto"/>
      </w:divBdr>
    </w:div>
    <w:div w:id="919170774">
      <w:bodyDiv w:val="1"/>
      <w:marLeft w:val="0"/>
      <w:marRight w:val="0"/>
      <w:marTop w:val="0"/>
      <w:marBottom w:val="0"/>
      <w:divBdr>
        <w:top w:val="none" w:sz="0" w:space="0" w:color="auto"/>
        <w:left w:val="none" w:sz="0" w:space="0" w:color="auto"/>
        <w:bottom w:val="none" w:sz="0" w:space="0" w:color="auto"/>
        <w:right w:val="none" w:sz="0" w:space="0" w:color="auto"/>
      </w:divBdr>
    </w:div>
    <w:div w:id="942033945">
      <w:bodyDiv w:val="1"/>
      <w:marLeft w:val="0"/>
      <w:marRight w:val="0"/>
      <w:marTop w:val="0"/>
      <w:marBottom w:val="0"/>
      <w:divBdr>
        <w:top w:val="none" w:sz="0" w:space="0" w:color="auto"/>
        <w:left w:val="none" w:sz="0" w:space="0" w:color="auto"/>
        <w:bottom w:val="none" w:sz="0" w:space="0" w:color="auto"/>
        <w:right w:val="none" w:sz="0" w:space="0" w:color="auto"/>
      </w:divBdr>
    </w:div>
    <w:div w:id="958417029">
      <w:bodyDiv w:val="1"/>
      <w:marLeft w:val="0"/>
      <w:marRight w:val="0"/>
      <w:marTop w:val="0"/>
      <w:marBottom w:val="0"/>
      <w:divBdr>
        <w:top w:val="none" w:sz="0" w:space="0" w:color="auto"/>
        <w:left w:val="none" w:sz="0" w:space="0" w:color="auto"/>
        <w:bottom w:val="none" w:sz="0" w:space="0" w:color="auto"/>
        <w:right w:val="none" w:sz="0" w:space="0" w:color="auto"/>
      </w:divBdr>
    </w:div>
    <w:div w:id="964430443">
      <w:bodyDiv w:val="1"/>
      <w:marLeft w:val="0"/>
      <w:marRight w:val="0"/>
      <w:marTop w:val="0"/>
      <w:marBottom w:val="0"/>
      <w:divBdr>
        <w:top w:val="none" w:sz="0" w:space="0" w:color="auto"/>
        <w:left w:val="none" w:sz="0" w:space="0" w:color="auto"/>
        <w:bottom w:val="none" w:sz="0" w:space="0" w:color="auto"/>
        <w:right w:val="none" w:sz="0" w:space="0" w:color="auto"/>
      </w:divBdr>
    </w:div>
    <w:div w:id="984699516">
      <w:bodyDiv w:val="1"/>
      <w:marLeft w:val="0"/>
      <w:marRight w:val="0"/>
      <w:marTop w:val="0"/>
      <w:marBottom w:val="0"/>
      <w:divBdr>
        <w:top w:val="none" w:sz="0" w:space="0" w:color="auto"/>
        <w:left w:val="none" w:sz="0" w:space="0" w:color="auto"/>
        <w:bottom w:val="none" w:sz="0" w:space="0" w:color="auto"/>
        <w:right w:val="none" w:sz="0" w:space="0" w:color="auto"/>
      </w:divBdr>
    </w:div>
    <w:div w:id="984774495">
      <w:bodyDiv w:val="1"/>
      <w:marLeft w:val="0"/>
      <w:marRight w:val="0"/>
      <w:marTop w:val="0"/>
      <w:marBottom w:val="0"/>
      <w:divBdr>
        <w:top w:val="none" w:sz="0" w:space="0" w:color="auto"/>
        <w:left w:val="none" w:sz="0" w:space="0" w:color="auto"/>
        <w:bottom w:val="none" w:sz="0" w:space="0" w:color="auto"/>
        <w:right w:val="none" w:sz="0" w:space="0" w:color="auto"/>
      </w:divBdr>
    </w:div>
    <w:div w:id="988821171">
      <w:bodyDiv w:val="1"/>
      <w:marLeft w:val="0"/>
      <w:marRight w:val="0"/>
      <w:marTop w:val="0"/>
      <w:marBottom w:val="0"/>
      <w:divBdr>
        <w:top w:val="none" w:sz="0" w:space="0" w:color="auto"/>
        <w:left w:val="none" w:sz="0" w:space="0" w:color="auto"/>
        <w:bottom w:val="none" w:sz="0" w:space="0" w:color="auto"/>
        <w:right w:val="none" w:sz="0" w:space="0" w:color="auto"/>
      </w:divBdr>
    </w:div>
    <w:div w:id="996108822">
      <w:bodyDiv w:val="1"/>
      <w:marLeft w:val="0"/>
      <w:marRight w:val="0"/>
      <w:marTop w:val="0"/>
      <w:marBottom w:val="0"/>
      <w:divBdr>
        <w:top w:val="none" w:sz="0" w:space="0" w:color="auto"/>
        <w:left w:val="none" w:sz="0" w:space="0" w:color="auto"/>
        <w:bottom w:val="none" w:sz="0" w:space="0" w:color="auto"/>
        <w:right w:val="none" w:sz="0" w:space="0" w:color="auto"/>
      </w:divBdr>
    </w:div>
    <w:div w:id="997071171">
      <w:bodyDiv w:val="1"/>
      <w:marLeft w:val="0"/>
      <w:marRight w:val="0"/>
      <w:marTop w:val="0"/>
      <w:marBottom w:val="0"/>
      <w:divBdr>
        <w:top w:val="none" w:sz="0" w:space="0" w:color="auto"/>
        <w:left w:val="none" w:sz="0" w:space="0" w:color="auto"/>
        <w:bottom w:val="none" w:sz="0" w:space="0" w:color="auto"/>
        <w:right w:val="none" w:sz="0" w:space="0" w:color="auto"/>
      </w:divBdr>
    </w:div>
    <w:div w:id="997417624">
      <w:bodyDiv w:val="1"/>
      <w:marLeft w:val="0"/>
      <w:marRight w:val="0"/>
      <w:marTop w:val="0"/>
      <w:marBottom w:val="0"/>
      <w:divBdr>
        <w:top w:val="none" w:sz="0" w:space="0" w:color="auto"/>
        <w:left w:val="none" w:sz="0" w:space="0" w:color="auto"/>
        <w:bottom w:val="none" w:sz="0" w:space="0" w:color="auto"/>
        <w:right w:val="none" w:sz="0" w:space="0" w:color="auto"/>
      </w:divBdr>
    </w:div>
    <w:div w:id="1037042554">
      <w:bodyDiv w:val="1"/>
      <w:marLeft w:val="0"/>
      <w:marRight w:val="0"/>
      <w:marTop w:val="0"/>
      <w:marBottom w:val="0"/>
      <w:divBdr>
        <w:top w:val="none" w:sz="0" w:space="0" w:color="auto"/>
        <w:left w:val="none" w:sz="0" w:space="0" w:color="auto"/>
        <w:bottom w:val="none" w:sz="0" w:space="0" w:color="auto"/>
        <w:right w:val="none" w:sz="0" w:space="0" w:color="auto"/>
      </w:divBdr>
    </w:div>
    <w:div w:id="1086683288">
      <w:bodyDiv w:val="1"/>
      <w:marLeft w:val="0"/>
      <w:marRight w:val="0"/>
      <w:marTop w:val="0"/>
      <w:marBottom w:val="0"/>
      <w:divBdr>
        <w:top w:val="none" w:sz="0" w:space="0" w:color="auto"/>
        <w:left w:val="none" w:sz="0" w:space="0" w:color="auto"/>
        <w:bottom w:val="none" w:sz="0" w:space="0" w:color="auto"/>
        <w:right w:val="none" w:sz="0" w:space="0" w:color="auto"/>
      </w:divBdr>
    </w:div>
    <w:div w:id="1096633117">
      <w:bodyDiv w:val="1"/>
      <w:marLeft w:val="0"/>
      <w:marRight w:val="0"/>
      <w:marTop w:val="0"/>
      <w:marBottom w:val="0"/>
      <w:divBdr>
        <w:top w:val="none" w:sz="0" w:space="0" w:color="auto"/>
        <w:left w:val="none" w:sz="0" w:space="0" w:color="auto"/>
        <w:bottom w:val="none" w:sz="0" w:space="0" w:color="auto"/>
        <w:right w:val="none" w:sz="0" w:space="0" w:color="auto"/>
      </w:divBdr>
    </w:div>
    <w:div w:id="1106459394">
      <w:bodyDiv w:val="1"/>
      <w:marLeft w:val="0"/>
      <w:marRight w:val="0"/>
      <w:marTop w:val="0"/>
      <w:marBottom w:val="0"/>
      <w:divBdr>
        <w:top w:val="none" w:sz="0" w:space="0" w:color="auto"/>
        <w:left w:val="none" w:sz="0" w:space="0" w:color="auto"/>
        <w:bottom w:val="none" w:sz="0" w:space="0" w:color="auto"/>
        <w:right w:val="none" w:sz="0" w:space="0" w:color="auto"/>
      </w:divBdr>
    </w:div>
    <w:div w:id="1111818274">
      <w:bodyDiv w:val="1"/>
      <w:marLeft w:val="0"/>
      <w:marRight w:val="0"/>
      <w:marTop w:val="0"/>
      <w:marBottom w:val="0"/>
      <w:divBdr>
        <w:top w:val="none" w:sz="0" w:space="0" w:color="auto"/>
        <w:left w:val="none" w:sz="0" w:space="0" w:color="auto"/>
        <w:bottom w:val="none" w:sz="0" w:space="0" w:color="auto"/>
        <w:right w:val="none" w:sz="0" w:space="0" w:color="auto"/>
      </w:divBdr>
    </w:div>
    <w:div w:id="1121999542">
      <w:bodyDiv w:val="1"/>
      <w:marLeft w:val="0"/>
      <w:marRight w:val="0"/>
      <w:marTop w:val="0"/>
      <w:marBottom w:val="0"/>
      <w:divBdr>
        <w:top w:val="none" w:sz="0" w:space="0" w:color="auto"/>
        <w:left w:val="none" w:sz="0" w:space="0" w:color="auto"/>
        <w:bottom w:val="none" w:sz="0" w:space="0" w:color="auto"/>
        <w:right w:val="none" w:sz="0" w:space="0" w:color="auto"/>
      </w:divBdr>
    </w:div>
    <w:div w:id="1142044779">
      <w:bodyDiv w:val="1"/>
      <w:marLeft w:val="0"/>
      <w:marRight w:val="0"/>
      <w:marTop w:val="0"/>
      <w:marBottom w:val="0"/>
      <w:divBdr>
        <w:top w:val="none" w:sz="0" w:space="0" w:color="auto"/>
        <w:left w:val="none" w:sz="0" w:space="0" w:color="auto"/>
        <w:bottom w:val="none" w:sz="0" w:space="0" w:color="auto"/>
        <w:right w:val="none" w:sz="0" w:space="0" w:color="auto"/>
      </w:divBdr>
    </w:div>
    <w:div w:id="1145126735">
      <w:bodyDiv w:val="1"/>
      <w:marLeft w:val="0"/>
      <w:marRight w:val="0"/>
      <w:marTop w:val="0"/>
      <w:marBottom w:val="0"/>
      <w:divBdr>
        <w:top w:val="none" w:sz="0" w:space="0" w:color="auto"/>
        <w:left w:val="none" w:sz="0" w:space="0" w:color="auto"/>
        <w:bottom w:val="none" w:sz="0" w:space="0" w:color="auto"/>
        <w:right w:val="none" w:sz="0" w:space="0" w:color="auto"/>
      </w:divBdr>
    </w:div>
    <w:div w:id="1155996066">
      <w:bodyDiv w:val="1"/>
      <w:marLeft w:val="0"/>
      <w:marRight w:val="0"/>
      <w:marTop w:val="0"/>
      <w:marBottom w:val="0"/>
      <w:divBdr>
        <w:top w:val="none" w:sz="0" w:space="0" w:color="auto"/>
        <w:left w:val="none" w:sz="0" w:space="0" w:color="auto"/>
        <w:bottom w:val="none" w:sz="0" w:space="0" w:color="auto"/>
        <w:right w:val="none" w:sz="0" w:space="0" w:color="auto"/>
      </w:divBdr>
    </w:div>
    <w:div w:id="1196503425">
      <w:bodyDiv w:val="1"/>
      <w:marLeft w:val="0"/>
      <w:marRight w:val="0"/>
      <w:marTop w:val="0"/>
      <w:marBottom w:val="0"/>
      <w:divBdr>
        <w:top w:val="none" w:sz="0" w:space="0" w:color="auto"/>
        <w:left w:val="none" w:sz="0" w:space="0" w:color="auto"/>
        <w:bottom w:val="none" w:sz="0" w:space="0" w:color="auto"/>
        <w:right w:val="none" w:sz="0" w:space="0" w:color="auto"/>
      </w:divBdr>
    </w:div>
    <w:div w:id="1198350791">
      <w:bodyDiv w:val="1"/>
      <w:marLeft w:val="0"/>
      <w:marRight w:val="0"/>
      <w:marTop w:val="0"/>
      <w:marBottom w:val="0"/>
      <w:divBdr>
        <w:top w:val="none" w:sz="0" w:space="0" w:color="auto"/>
        <w:left w:val="none" w:sz="0" w:space="0" w:color="auto"/>
        <w:bottom w:val="none" w:sz="0" w:space="0" w:color="auto"/>
        <w:right w:val="none" w:sz="0" w:space="0" w:color="auto"/>
      </w:divBdr>
    </w:div>
    <w:div w:id="1207987623">
      <w:bodyDiv w:val="1"/>
      <w:marLeft w:val="0"/>
      <w:marRight w:val="0"/>
      <w:marTop w:val="0"/>
      <w:marBottom w:val="0"/>
      <w:divBdr>
        <w:top w:val="none" w:sz="0" w:space="0" w:color="auto"/>
        <w:left w:val="none" w:sz="0" w:space="0" w:color="auto"/>
        <w:bottom w:val="none" w:sz="0" w:space="0" w:color="auto"/>
        <w:right w:val="none" w:sz="0" w:space="0" w:color="auto"/>
      </w:divBdr>
    </w:div>
    <w:div w:id="1232081307">
      <w:bodyDiv w:val="1"/>
      <w:marLeft w:val="0"/>
      <w:marRight w:val="0"/>
      <w:marTop w:val="0"/>
      <w:marBottom w:val="0"/>
      <w:divBdr>
        <w:top w:val="none" w:sz="0" w:space="0" w:color="auto"/>
        <w:left w:val="none" w:sz="0" w:space="0" w:color="auto"/>
        <w:bottom w:val="none" w:sz="0" w:space="0" w:color="auto"/>
        <w:right w:val="none" w:sz="0" w:space="0" w:color="auto"/>
      </w:divBdr>
    </w:div>
    <w:div w:id="1234465346">
      <w:bodyDiv w:val="1"/>
      <w:marLeft w:val="0"/>
      <w:marRight w:val="0"/>
      <w:marTop w:val="0"/>
      <w:marBottom w:val="0"/>
      <w:divBdr>
        <w:top w:val="none" w:sz="0" w:space="0" w:color="auto"/>
        <w:left w:val="none" w:sz="0" w:space="0" w:color="auto"/>
        <w:bottom w:val="none" w:sz="0" w:space="0" w:color="auto"/>
        <w:right w:val="none" w:sz="0" w:space="0" w:color="auto"/>
      </w:divBdr>
    </w:div>
    <w:div w:id="1241017026">
      <w:bodyDiv w:val="1"/>
      <w:marLeft w:val="0"/>
      <w:marRight w:val="0"/>
      <w:marTop w:val="0"/>
      <w:marBottom w:val="0"/>
      <w:divBdr>
        <w:top w:val="none" w:sz="0" w:space="0" w:color="auto"/>
        <w:left w:val="none" w:sz="0" w:space="0" w:color="auto"/>
        <w:bottom w:val="none" w:sz="0" w:space="0" w:color="auto"/>
        <w:right w:val="none" w:sz="0" w:space="0" w:color="auto"/>
      </w:divBdr>
    </w:div>
    <w:div w:id="1245991954">
      <w:bodyDiv w:val="1"/>
      <w:marLeft w:val="0"/>
      <w:marRight w:val="0"/>
      <w:marTop w:val="0"/>
      <w:marBottom w:val="0"/>
      <w:divBdr>
        <w:top w:val="none" w:sz="0" w:space="0" w:color="auto"/>
        <w:left w:val="none" w:sz="0" w:space="0" w:color="auto"/>
        <w:bottom w:val="none" w:sz="0" w:space="0" w:color="auto"/>
        <w:right w:val="none" w:sz="0" w:space="0" w:color="auto"/>
      </w:divBdr>
    </w:div>
    <w:div w:id="1252157947">
      <w:bodyDiv w:val="1"/>
      <w:marLeft w:val="0"/>
      <w:marRight w:val="0"/>
      <w:marTop w:val="0"/>
      <w:marBottom w:val="0"/>
      <w:divBdr>
        <w:top w:val="none" w:sz="0" w:space="0" w:color="auto"/>
        <w:left w:val="none" w:sz="0" w:space="0" w:color="auto"/>
        <w:bottom w:val="none" w:sz="0" w:space="0" w:color="auto"/>
        <w:right w:val="none" w:sz="0" w:space="0" w:color="auto"/>
      </w:divBdr>
    </w:div>
    <w:div w:id="1270744664">
      <w:bodyDiv w:val="1"/>
      <w:marLeft w:val="0"/>
      <w:marRight w:val="0"/>
      <w:marTop w:val="0"/>
      <w:marBottom w:val="0"/>
      <w:divBdr>
        <w:top w:val="none" w:sz="0" w:space="0" w:color="auto"/>
        <w:left w:val="none" w:sz="0" w:space="0" w:color="auto"/>
        <w:bottom w:val="none" w:sz="0" w:space="0" w:color="auto"/>
        <w:right w:val="none" w:sz="0" w:space="0" w:color="auto"/>
      </w:divBdr>
    </w:div>
    <w:div w:id="1284845548">
      <w:bodyDiv w:val="1"/>
      <w:marLeft w:val="0"/>
      <w:marRight w:val="0"/>
      <w:marTop w:val="0"/>
      <w:marBottom w:val="0"/>
      <w:divBdr>
        <w:top w:val="none" w:sz="0" w:space="0" w:color="auto"/>
        <w:left w:val="none" w:sz="0" w:space="0" w:color="auto"/>
        <w:bottom w:val="none" w:sz="0" w:space="0" w:color="auto"/>
        <w:right w:val="none" w:sz="0" w:space="0" w:color="auto"/>
      </w:divBdr>
    </w:div>
    <w:div w:id="1336953340">
      <w:bodyDiv w:val="1"/>
      <w:marLeft w:val="0"/>
      <w:marRight w:val="0"/>
      <w:marTop w:val="0"/>
      <w:marBottom w:val="0"/>
      <w:divBdr>
        <w:top w:val="none" w:sz="0" w:space="0" w:color="auto"/>
        <w:left w:val="none" w:sz="0" w:space="0" w:color="auto"/>
        <w:bottom w:val="none" w:sz="0" w:space="0" w:color="auto"/>
        <w:right w:val="none" w:sz="0" w:space="0" w:color="auto"/>
      </w:divBdr>
    </w:div>
    <w:div w:id="1339649252">
      <w:bodyDiv w:val="1"/>
      <w:marLeft w:val="0"/>
      <w:marRight w:val="0"/>
      <w:marTop w:val="0"/>
      <w:marBottom w:val="0"/>
      <w:divBdr>
        <w:top w:val="none" w:sz="0" w:space="0" w:color="auto"/>
        <w:left w:val="none" w:sz="0" w:space="0" w:color="auto"/>
        <w:bottom w:val="none" w:sz="0" w:space="0" w:color="auto"/>
        <w:right w:val="none" w:sz="0" w:space="0" w:color="auto"/>
      </w:divBdr>
    </w:div>
    <w:div w:id="1342006391">
      <w:bodyDiv w:val="1"/>
      <w:marLeft w:val="0"/>
      <w:marRight w:val="0"/>
      <w:marTop w:val="0"/>
      <w:marBottom w:val="0"/>
      <w:divBdr>
        <w:top w:val="none" w:sz="0" w:space="0" w:color="auto"/>
        <w:left w:val="none" w:sz="0" w:space="0" w:color="auto"/>
        <w:bottom w:val="none" w:sz="0" w:space="0" w:color="auto"/>
        <w:right w:val="none" w:sz="0" w:space="0" w:color="auto"/>
      </w:divBdr>
    </w:div>
    <w:div w:id="1345088738">
      <w:bodyDiv w:val="1"/>
      <w:marLeft w:val="0"/>
      <w:marRight w:val="0"/>
      <w:marTop w:val="0"/>
      <w:marBottom w:val="0"/>
      <w:divBdr>
        <w:top w:val="none" w:sz="0" w:space="0" w:color="auto"/>
        <w:left w:val="none" w:sz="0" w:space="0" w:color="auto"/>
        <w:bottom w:val="none" w:sz="0" w:space="0" w:color="auto"/>
        <w:right w:val="none" w:sz="0" w:space="0" w:color="auto"/>
      </w:divBdr>
    </w:div>
    <w:div w:id="1355886817">
      <w:bodyDiv w:val="1"/>
      <w:marLeft w:val="0"/>
      <w:marRight w:val="0"/>
      <w:marTop w:val="0"/>
      <w:marBottom w:val="0"/>
      <w:divBdr>
        <w:top w:val="none" w:sz="0" w:space="0" w:color="auto"/>
        <w:left w:val="none" w:sz="0" w:space="0" w:color="auto"/>
        <w:bottom w:val="none" w:sz="0" w:space="0" w:color="auto"/>
        <w:right w:val="none" w:sz="0" w:space="0" w:color="auto"/>
      </w:divBdr>
    </w:div>
    <w:div w:id="1389036579">
      <w:bodyDiv w:val="1"/>
      <w:marLeft w:val="0"/>
      <w:marRight w:val="0"/>
      <w:marTop w:val="0"/>
      <w:marBottom w:val="0"/>
      <w:divBdr>
        <w:top w:val="none" w:sz="0" w:space="0" w:color="auto"/>
        <w:left w:val="none" w:sz="0" w:space="0" w:color="auto"/>
        <w:bottom w:val="none" w:sz="0" w:space="0" w:color="auto"/>
        <w:right w:val="none" w:sz="0" w:space="0" w:color="auto"/>
      </w:divBdr>
    </w:div>
    <w:div w:id="1394966083">
      <w:bodyDiv w:val="1"/>
      <w:marLeft w:val="0"/>
      <w:marRight w:val="0"/>
      <w:marTop w:val="0"/>
      <w:marBottom w:val="0"/>
      <w:divBdr>
        <w:top w:val="none" w:sz="0" w:space="0" w:color="auto"/>
        <w:left w:val="none" w:sz="0" w:space="0" w:color="auto"/>
        <w:bottom w:val="none" w:sz="0" w:space="0" w:color="auto"/>
        <w:right w:val="none" w:sz="0" w:space="0" w:color="auto"/>
      </w:divBdr>
    </w:div>
    <w:div w:id="1419062567">
      <w:bodyDiv w:val="1"/>
      <w:marLeft w:val="0"/>
      <w:marRight w:val="0"/>
      <w:marTop w:val="0"/>
      <w:marBottom w:val="0"/>
      <w:divBdr>
        <w:top w:val="none" w:sz="0" w:space="0" w:color="auto"/>
        <w:left w:val="none" w:sz="0" w:space="0" w:color="auto"/>
        <w:bottom w:val="none" w:sz="0" w:space="0" w:color="auto"/>
        <w:right w:val="none" w:sz="0" w:space="0" w:color="auto"/>
      </w:divBdr>
    </w:div>
    <w:div w:id="1427848900">
      <w:bodyDiv w:val="1"/>
      <w:marLeft w:val="0"/>
      <w:marRight w:val="0"/>
      <w:marTop w:val="0"/>
      <w:marBottom w:val="0"/>
      <w:divBdr>
        <w:top w:val="none" w:sz="0" w:space="0" w:color="auto"/>
        <w:left w:val="none" w:sz="0" w:space="0" w:color="auto"/>
        <w:bottom w:val="none" w:sz="0" w:space="0" w:color="auto"/>
        <w:right w:val="none" w:sz="0" w:space="0" w:color="auto"/>
      </w:divBdr>
    </w:div>
    <w:div w:id="1428186024">
      <w:bodyDiv w:val="1"/>
      <w:marLeft w:val="0"/>
      <w:marRight w:val="0"/>
      <w:marTop w:val="0"/>
      <w:marBottom w:val="0"/>
      <w:divBdr>
        <w:top w:val="none" w:sz="0" w:space="0" w:color="auto"/>
        <w:left w:val="none" w:sz="0" w:space="0" w:color="auto"/>
        <w:bottom w:val="none" w:sz="0" w:space="0" w:color="auto"/>
        <w:right w:val="none" w:sz="0" w:space="0" w:color="auto"/>
      </w:divBdr>
    </w:div>
    <w:div w:id="1439907320">
      <w:bodyDiv w:val="1"/>
      <w:marLeft w:val="0"/>
      <w:marRight w:val="0"/>
      <w:marTop w:val="0"/>
      <w:marBottom w:val="0"/>
      <w:divBdr>
        <w:top w:val="none" w:sz="0" w:space="0" w:color="auto"/>
        <w:left w:val="none" w:sz="0" w:space="0" w:color="auto"/>
        <w:bottom w:val="none" w:sz="0" w:space="0" w:color="auto"/>
        <w:right w:val="none" w:sz="0" w:space="0" w:color="auto"/>
      </w:divBdr>
    </w:div>
    <w:div w:id="1454708283">
      <w:bodyDiv w:val="1"/>
      <w:marLeft w:val="0"/>
      <w:marRight w:val="0"/>
      <w:marTop w:val="0"/>
      <w:marBottom w:val="0"/>
      <w:divBdr>
        <w:top w:val="none" w:sz="0" w:space="0" w:color="auto"/>
        <w:left w:val="none" w:sz="0" w:space="0" w:color="auto"/>
        <w:bottom w:val="none" w:sz="0" w:space="0" w:color="auto"/>
        <w:right w:val="none" w:sz="0" w:space="0" w:color="auto"/>
      </w:divBdr>
    </w:div>
    <w:div w:id="1465273613">
      <w:bodyDiv w:val="1"/>
      <w:marLeft w:val="0"/>
      <w:marRight w:val="0"/>
      <w:marTop w:val="0"/>
      <w:marBottom w:val="0"/>
      <w:divBdr>
        <w:top w:val="none" w:sz="0" w:space="0" w:color="auto"/>
        <w:left w:val="none" w:sz="0" w:space="0" w:color="auto"/>
        <w:bottom w:val="none" w:sz="0" w:space="0" w:color="auto"/>
        <w:right w:val="none" w:sz="0" w:space="0" w:color="auto"/>
      </w:divBdr>
    </w:div>
    <w:div w:id="1479882364">
      <w:bodyDiv w:val="1"/>
      <w:marLeft w:val="0"/>
      <w:marRight w:val="0"/>
      <w:marTop w:val="0"/>
      <w:marBottom w:val="0"/>
      <w:divBdr>
        <w:top w:val="none" w:sz="0" w:space="0" w:color="auto"/>
        <w:left w:val="none" w:sz="0" w:space="0" w:color="auto"/>
        <w:bottom w:val="none" w:sz="0" w:space="0" w:color="auto"/>
        <w:right w:val="none" w:sz="0" w:space="0" w:color="auto"/>
      </w:divBdr>
    </w:div>
    <w:div w:id="1485853451">
      <w:bodyDiv w:val="1"/>
      <w:marLeft w:val="0"/>
      <w:marRight w:val="0"/>
      <w:marTop w:val="0"/>
      <w:marBottom w:val="0"/>
      <w:divBdr>
        <w:top w:val="none" w:sz="0" w:space="0" w:color="auto"/>
        <w:left w:val="none" w:sz="0" w:space="0" w:color="auto"/>
        <w:bottom w:val="none" w:sz="0" w:space="0" w:color="auto"/>
        <w:right w:val="none" w:sz="0" w:space="0" w:color="auto"/>
      </w:divBdr>
    </w:div>
    <w:div w:id="1509557205">
      <w:bodyDiv w:val="1"/>
      <w:marLeft w:val="0"/>
      <w:marRight w:val="0"/>
      <w:marTop w:val="0"/>
      <w:marBottom w:val="0"/>
      <w:divBdr>
        <w:top w:val="none" w:sz="0" w:space="0" w:color="auto"/>
        <w:left w:val="none" w:sz="0" w:space="0" w:color="auto"/>
        <w:bottom w:val="none" w:sz="0" w:space="0" w:color="auto"/>
        <w:right w:val="none" w:sz="0" w:space="0" w:color="auto"/>
      </w:divBdr>
    </w:div>
    <w:div w:id="1511331227">
      <w:bodyDiv w:val="1"/>
      <w:marLeft w:val="0"/>
      <w:marRight w:val="0"/>
      <w:marTop w:val="0"/>
      <w:marBottom w:val="0"/>
      <w:divBdr>
        <w:top w:val="none" w:sz="0" w:space="0" w:color="auto"/>
        <w:left w:val="none" w:sz="0" w:space="0" w:color="auto"/>
        <w:bottom w:val="none" w:sz="0" w:space="0" w:color="auto"/>
        <w:right w:val="none" w:sz="0" w:space="0" w:color="auto"/>
      </w:divBdr>
    </w:div>
    <w:div w:id="1512334175">
      <w:bodyDiv w:val="1"/>
      <w:marLeft w:val="0"/>
      <w:marRight w:val="0"/>
      <w:marTop w:val="0"/>
      <w:marBottom w:val="0"/>
      <w:divBdr>
        <w:top w:val="none" w:sz="0" w:space="0" w:color="auto"/>
        <w:left w:val="none" w:sz="0" w:space="0" w:color="auto"/>
        <w:bottom w:val="none" w:sz="0" w:space="0" w:color="auto"/>
        <w:right w:val="none" w:sz="0" w:space="0" w:color="auto"/>
      </w:divBdr>
    </w:div>
    <w:div w:id="1514219403">
      <w:bodyDiv w:val="1"/>
      <w:marLeft w:val="0"/>
      <w:marRight w:val="0"/>
      <w:marTop w:val="0"/>
      <w:marBottom w:val="0"/>
      <w:divBdr>
        <w:top w:val="none" w:sz="0" w:space="0" w:color="auto"/>
        <w:left w:val="none" w:sz="0" w:space="0" w:color="auto"/>
        <w:bottom w:val="none" w:sz="0" w:space="0" w:color="auto"/>
        <w:right w:val="none" w:sz="0" w:space="0" w:color="auto"/>
      </w:divBdr>
    </w:div>
    <w:div w:id="1528060059">
      <w:bodyDiv w:val="1"/>
      <w:marLeft w:val="0"/>
      <w:marRight w:val="0"/>
      <w:marTop w:val="0"/>
      <w:marBottom w:val="0"/>
      <w:divBdr>
        <w:top w:val="none" w:sz="0" w:space="0" w:color="auto"/>
        <w:left w:val="none" w:sz="0" w:space="0" w:color="auto"/>
        <w:bottom w:val="none" w:sz="0" w:space="0" w:color="auto"/>
        <w:right w:val="none" w:sz="0" w:space="0" w:color="auto"/>
      </w:divBdr>
    </w:div>
    <w:div w:id="1536890271">
      <w:bodyDiv w:val="1"/>
      <w:marLeft w:val="0"/>
      <w:marRight w:val="0"/>
      <w:marTop w:val="0"/>
      <w:marBottom w:val="0"/>
      <w:divBdr>
        <w:top w:val="none" w:sz="0" w:space="0" w:color="auto"/>
        <w:left w:val="none" w:sz="0" w:space="0" w:color="auto"/>
        <w:bottom w:val="none" w:sz="0" w:space="0" w:color="auto"/>
        <w:right w:val="none" w:sz="0" w:space="0" w:color="auto"/>
      </w:divBdr>
    </w:div>
    <w:div w:id="1590692526">
      <w:bodyDiv w:val="1"/>
      <w:marLeft w:val="0"/>
      <w:marRight w:val="0"/>
      <w:marTop w:val="0"/>
      <w:marBottom w:val="0"/>
      <w:divBdr>
        <w:top w:val="none" w:sz="0" w:space="0" w:color="auto"/>
        <w:left w:val="none" w:sz="0" w:space="0" w:color="auto"/>
        <w:bottom w:val="none" w:sz="0" w:space="0" w:color="auto"/>
        <w:right w:val="none" w:sz="0" w:space="0" w:color="auto"/>
      </w:divBdr>
    </w:div>
    <w:div w:id="1605728363">
      <w:bodyDiv w:val="1"/>
      <w:marLeft w:val="0"/>
      <w:marRight w:val="0"/>
      <w:marTop w:val="0"/>
      <w:marBottom w:val="0"/>
      <w:divBdr>
        <w:top w:val="none" w:sz="0" w:space="0" w:color="auto"/>
        <w:left w:val="none" w:sz="0" w:space="0" w:color="auto"/>
        <w:bottom w:val="none" w:sz="0" w:space="0" w:color="auto"/>
        <w:right w:val="none" w:sz="0" w:space="0" w:color="auto"/>
      </w:divBdr>
    </w:div>
    <w:div w:id="1611431266">
      <w:bodyDiv w:val="1"/>
      <w:marLeft w:val="0"/>
      <w:marRight w:val="0"/>
      <w:marTop w:val="0"/>
      <w:marBottom w:val="0"/>
      <w:divBdr>
        <w:top w:val="none" w:sz="0" w:space="0" w:color="auto"/>
        <w:left w:val="none" w:sz="0" w:space="0" w:color="auto"/>
        <w:bottom w:val="none" w:sz="0" w:space="0" w:color="auto"/>
        <w:right w:val="none" w:sz="0" w:space="0" w:color="auto"/>
      </w:divBdr>
    </w:div>
    <w:div w:id="1624264019">
      <w:bodyDiv w:val="1"/>
      <w:marLeft w:val="0"/>
      <w:marRight w:val="0"/>
      <w:marTop w:val="0"/>
      <w:marBottom w:val="0"/>
      <w:divBdr>
        <w:top w:val="none" w:sz="0" w:space="0" w:color="auto"/>
        <w:left w:val="none" w:sz="0" w:space="0" w:color="auto"/>
        <w:bottom w:val="none" w:sz="0" w:space="0" w:color="auto"/>
        <w:right w:val="none" w:sz="0" w:space="0" w:color="auto"/>
      </w:divBdr>
    </w:div>
    <w:div w:id="1639989532">
      <w:bodyDiv w:val="1"/>
      <w:marLeft w:val="0"/>
      <w:marRight w:val="0"/>
      <w:marTop w:val="0"/>
      <w:marBottom w:val="0"/>
      <w:divBdr>
        <w:top w:val="none" w:sz="0" w:space="0" w:color="auto"/>
        <w:left w:val="none" w:sz="0" w:space="0" w:color="auto"/>
        <w:bottom w:val="none" w:sz="0" w:space="0" w:color="auto"/>
        <w:right w:val="none" w:sz="0" w:space="0" w:color="auto"/>
      </w:divBdr>
    </w:div>
    <w:div w:id="1645768722">
      <w:bodyDiv w:val="1"/>
      <w:marLeft w:val="0"/>
      <w:marRight w:val="0"/>
      <w:marTop w:val="0"/>
      <w:marBottom w:val="0"/>
      <w:divBdr>
        <w:top w:val="none" w:sz="0" w:space="0" w:color="auto"/>
        <w:left w:val="none" w:sz="0" w:space="0" w:color="auto"/>
        <w:bottom w:val="none" w:sz="0" w:space="0" w:color="auto"/>
        <w:right w:val="none" w:sz="0" w:space="0" w:color="auto"/>
      </w:divBdr>
    </w:div>
    <w:div w:id="1685009723">
      <w:bodyDiv w:val="1"/>
      <w:marLeft w:val="0"/>
      <w:marRight w:val="0"/>
      <w:marTop w:val="0"/>
      <w:marBottom w:val="0"/>
      <w:divBdr>
        <w:top w:val="none" w:sz="0" w:space="0" w:color="auto"/>
        <w:left w:val="none" w:sz="0" w:space="0" w:color="auto"/>
        <w:bottom w:val="none" w:sz="0" w:space="0" w:color="auto"/>
        <w:right w:val="none" w:sz="0" w:space="0" w:color="auto"/>
      </w:divBdr>
    </w:div>
    <w:div w:id="1691686775">
      <w:bodyDiv w:val="1"/>
      <w:marLeft w:val="0"/>
      <w:marRight w:val="0"/>
      <w:marTop w:val="0"/>
      <w:marBottom w:val="0"/>
      <w:divBdr>
        <w:top w:val="none" w:sz="0" w:space="0" w:color="auto"/>
        <w:left w:val="none" w:sz="0" w:space="0" w:color="auto"/>
        <w:bottom w:val="none" w:sz="0" w:space="0" w:color="auto"/>
        <w:right w:val="none" w:sz="0" w:space="0" w:color="auto"/>
      </w:divBdr>
    </w:div>
    <w:div w:id="1734160609">
      <w:bodyDiv w:val="1"/>
      <w:marLeft w:val="0"/>
      <w:marRight w:val="0"/>
      <w:marTop w:val="0"/>
      <w:marBottom w:val="0"/>
      <w:divBdr>
        <w:top w:val="none" w:sz="0" w:space="0" w:color="auto"/>
        <w:left w:val="none" w:sz="0" w:space="0" w:color="auto"/>
        <w:bottom w:val="none" w:sz="0" w:space="0" w:color="auto"/>
        <w:right w:val="none" w:sz="0" w:space="0" w:color="auto"/>
      </w:divBdr>
    </w:div>
    <w:div w:id="1766539738">
      <w:bodyDiv w:val="1"/>
      <w:marLeft w:val="0"/>
      <w:marRight w:val="0"/>
      <w:marTop w:val="0"/>
      <w:marBottom w:val="0"/>
      <w:divBdr>
        <w:top w:val="none" w:sz="0" w:space="0" w:color="auto"/>
        <w:left w:val="none" w:sz="0" w:space="0" w:color="auto"/>
        <w:bottom w:val="none" w:sz="0" w:space="0" w:color="auto"/>
        <w:right w:val="none" w:sz="0" w:space="0" w:color="auto"/>
      </w:divBdr>
    </w:div>
    <w:div w:id="1811047217">
      <w:bodyDiv w:val="1"/>
      <w:marLeft w:val="0"/>
      <w:marRight w:val="0"/>
      <w:marTop w:val="0"/>
      <w:marBottom w:val="0"/>
      <w:divBdr>
        <w:top w:val="none" w:sz="0" w:space="0" w:color="auto"/>
        <w:left w:val="none" w:sz="0" w:space="0" w:color="auto"/>
        <w:bottom w:val="none" w:sz="0" w:space="0" w:color="auto"/>
        <w:right w:val="none" w:sz="0" w:space="0" w:color="auto"/>
      </w:divBdr>
    </w:div>
    <w:div w:id="1830560591">
      <w:bodyDiv w:val="1"/>
      <w:marLeft w:val="0"/>
      <w:marRight w:val="0"/>
      <w:marTop w:val="0"/>
      <w:marBottom w:val="0"/>
      <w:divBdr>
        <w:top w:val="none" w:sz="0" w:space="0" w:color="auto"/>
        <w:left w:val="none" w:sz="0" w:space="0" w:color="auto"/>
        <w:bottom w:val="none" w:sz="0" w:space="0" w:color="auto"/>
        <w:right w:val="none" w:sz="0" w:space="0" w:color="auto"/>
      </w:divBdr>
      <w:divsChild>
        <w:div w:id="302850030">
          <w:marLeft w:val="0"/>
          <w:marRight w:val="0"/>
          <w:marTop w:val="600"/>
          <w:marBottom w:val="300"/>
          <w:divBdr>
            <w:top w:val="none" w:sz="0" w:space="0" w:color="auto"/>
            <w:left w:val="none" w:sz="0" w:space="0" w:color="auto"/>
            <w:bottom w:val="single" w:sz="6" w:space="7" w:color="EEEEEE"/>
            <w:right w:val="none" w:sz="0" w:space="0" w:color="auto"/>
          </w:divBdr>
        </w:div>
      </w:divsChild>
    </w:div>
    <w:div w:id="1831209318">
      <w:bodyDiv w:val="1"/>
      <w:marLeft w:val="0"/>
      <w:marRight w:val="0"/>
      <w:marTop w:val="0"/>
      <w:marBottom w:val="0"/>
      <w:divBdr>
        <w:top w:val="none" w:sz="0" w:space="0" w:color="auto"/>
        <w:left w:val="none" w:sz="0" w:space="0" w:color="auto"/>
        <w:bottom w:val="none" w:sz="0" w:space="0" w:color="auto"/>
        <w:right w:val="none" w:sz="0" w:space="0" w:color="auto"/>
      </w:divBdr>
    </w:div>
    <w:div w:id="1832256640">
      <w:bodyDiv w:val="1"/>
      <w:marLeft w:val="0"/>
      <w:marRight w:val="0"/>
      <w:marTop w:val="0"/>
      <w:marBottom w:val="0"/>
      <w:divBdr>
        <w:top w:val="none" w:sz="0" w:space="0" w:color="auto"/>
        <w:left w:val="none" w:sz="0" w:space="0" w:color="auto"/>
        <w:bottom w:val="none" w:sz="0" w:space="0" w:color="auto"/>
        <w:right w:val="none" w:sz="0" w:space="0" w:color="auto"/>
      </w:divBdr>
    </w:div>
    <w:div w:id="1838812600">
      <w:bodyDiv w:val="1"/>
      <w:marLeft w:val="0"/>
      <w:marRight w:val="0"/>
      <w:marTop w:val="0"/>
      <w:marBottom w:val="0"/>
      <w:divBdr>
        <w:top w:val="none" w:sz="0" w:space="0" w:color="auto"/>
        <w:left w:val="none" w:sz="0" w:space="0" w:color="auto"/>
        <w:bottom w:val="none" w:sz="0" w:space="0" w:color="auto"/>
        <w:right w:val="none" w:sz="0" w:space="0" w:color="auto"/>
      </w:divBdr>
    </w:div>
    <w:div w:id="1859156687">
      <w:bodyDiv w:val="1"/>
      <w:marLeft w:val="0"/>
      <w:marRight w:val="0"/>
      <w:marTop w:val="0"/>
      <w:marBottom w:val="0"/>
      <w:divBdr>
        <w:top w:val="none" w:sz="0" w:space="0" w:color="auto"/>
        <w:left w:val="none" w:sz="0" w:space="0" w:color="auto"/>
        <w:bottom w:val="none" w:sz="0" w:space="0" w:color="auto"/>
        <w:right w:val="none" w:sz="0" w:space="0" w:color="auto"/>
      </w:divBdr>
    </w:div>
    <w:div w:id="1859269434">
      <w:bodyDiv w:val="1"/>
      <w:marLeft w:val="0"/>
      <w:marRight w:val="0"/>
      <w:marTop w:val="0"/>
      <w:marBottom w:val="0"/>
      <w:divBdr>
        <w:top w:val="none" w:sz="0" w:space="0" w:color="auto"/>
        <w:left w:val="none" w:sz="0" w:space="0" w:color="auto"/>
        <w:bottom w:val="none" w:sz="0" w:space="0" w:color="auto"/>
        <w:right w:val="none" w:sz="0" w:space="0" w:color="auto"/>
      </w:divBdr>
    </w:div>
    <w:div w:id="1880584754">
      <w:bodyDiv w:val="1"/>
      <w:marLeft w:val="0"/>
      <w:marRight w:val="0"/>
      <w:marTop w:val="0"/>
      <w:marBottom w:val="0"/>
      <w:divBdr>
        <w:top w:val="none" w:sz="0" w:space="0" w:color="auto"/>
        <w:left w:val="none" w:sz="0" w:space="0" w:color="auto"/>
        <w:bottom w:val="none" w:sz="0" w:space="0" w:color="auto"/>
        <w:right w:val="none" w:sz="0" w:space="0" w:color="auto"/>
      </w:divBdr>
      <w:divsChild>
        <w:div w:id="220335661">
          <w:marLeft w:val="0"/>
          <w:marRight w:val="0"/>
          <w:marTop w:val="600"/>
          <w:marBottom w:val="300"/>
          <w:divBdr>
            <w:top w:val="none" w:sz="0" w:space="0" w:color="auto"/>
            <w:left w:val="none" w:sz="0" w:space="0" w:color="auto"/>
            <w:bottom w:val="single" w:sz="6" w:space="7" w:color="EEEEEE"/>
            <w:right w:val="none" w:sz="0" w:space="0" w:color="auto"/>
          </w:divBdr>
        </w:div>
      </w:divsChild>
    </w:div>
    <w:div w:id="1886214714">
      <w:bodyDiv w:val="1"/>
      <w:marLeft w:val="0"/>
      <w:marRight w:val="0"/>
      <w:marTop w:val="0"/>
      <w:marBottom w:val="0"/>
      <w:divBdr>
        <w:top w:val="none" w:sz="0" w:space="0" w:color="auto"/>
        <w:left w:val="none" w:sz="0" w:space="0" w:color="auto"/>
        <w:bottom w:val="none" w:sz="0" w:space="0" w:color="auto"/>
        <w:right w:val="none" w:sz="0" w:space="0" w:color="auto"/>
      </w:divBdr>
    </w:div>
    <w:div w:id="1890997955">
      <w:bodyDiv w:val="1"/>
      <w:marLeft w:val="0"/>
      <w:marRight w:val="0"/>
      <w:marTop w:val="0"/>
      <w:marBottom w:val="0"/>
      <w:divBdr>
        <w:top w:val="none" w:sz="0" w:space="0" w:color="auto"/>
        <w:left w:val="none" w:sz="0" w:space="0" w:color="auto"/>
        <w:bottom w:val="none" w:sz="0" w:space="0" w:color="auto"/>
        <w:right w:val="none" w:sz="0" w:space="0" w:color="auto"/>
      </w:divBdr>
    </w:div>
    <w:div w:id="1898004230">
      <w:bodyDiv w:val="1"/>
      <w:marLeft w:val="0"/>
      <w:marRight w:val="0"/>
      <w:marTop w:val="0"/>
      <w:marBottom w:val="0"/>
      <w:divBdr>
        <w:top w:val="none" w:sz="0" w:space="0" w:color="auto"/>
        <w:left w:val="none" w:sz="0" w:space="0" w:color="auto"/>
        <w:bottom w:val="none" w:sz="0" w:space="0" w:color="auto"/>
        <w:right w:val="none" w:sz="0" w:space="0" w:color="auto"/>
      </w:divBdr>
    </w:div>
    <w:div w:id="1923904963">
      <w:bodyDiv w:val="1"/>
      <w:marLeft w:val="0"/>
      <w:marRight w:val="0"/>
      <w:marTop w:val="0"/>
      <w:marBottom w:val="0"/>
      <w:divBdr>
        <w:top w:val="none" w:sz="0" w:space="0" w:color="auto"/>
        <w:left w:val="none" w:sz="0" w:space="0" w:color="auto"/>
        <w:bottom w:val="none" w:sz="0" w:space="0" w:color="auto"/>
        <w:right w:val="none" w:sz="0" w:space="0" w:color="auto"/>
      </w:divBdr>
    </w:div>
    <w:div w:id="1935674423">
      <w:bodyDiv w:val="1"/>
      <w:marLeft w:val="0"/>
      <w:marRight w:val="0"/>
      <w:marTop w:val="0"/>
      <w:marBottom w:val="0"/>
      <w:divBdr>
        <w:top w:val="none" w:sz="0" w:space="0" w:color="auto"/>
        <w:left w:val="none" w:sz="0" w:space="0" w:color="auto"/>
        <w:bottom w:val="none" w:sz="0" w:space="0" w:color="auto"/>
        <w:right w:val="none" w:sz="0" w:space="0" w:color="auto"/>
      </w:divBdr>
    </w:div>
    <w:div w:id="1954048706">
      <w:bodyDiv w:val="1"/>
      <w:marLeft w:val="0"/>
      <w:marRight w:val="0"/>
      <w:marTop w:val="0"/>
      <w:marBottom w:val="0"/>
      <w:divBdr>
        <w:top w:val="none" w:sz="0" w:space="0" w:color="auto"/>
        <w:left w:val="none" w:sz="0" w:space="0" w:color="auto"/>
        <w:bottom w:val="none" w:sz="0" w:space="0" w:color="auto"/>
        <w:right w:val="none" w:sz="0" w:space="0" w:color="auto"/>
      </w:divBdr>
    </w:div>
    <w:div w:id="1963269281">
      <w:bodyDiv w:val="1"/>
      <w:marLeft w:val="0"/>
      <w:marRight w:val="0"/>
      <w:marTop w:val="0"/>
      <w:marBottom w:val="0"/>
      <w:divBdr>
        <w:top w:val="none" w:sz="0" w:space="0" w:color="auto"/>
        <w:left w:val="none" w:sz="0" w:space="0" w:color="auto"/>
        <w:bottom w:val="none" w:sz="0" w:space="0" w:color="auto"/>
        <w:right w:val="none" w:sz="0" w:space="0" w:color="auto"/>
      </w:divBdr>
    </w:div>
    <w:div w:id="1967201521">
      <w:bodyDiv w:val="1"/>
      <w:marLeft w:val="0"/>
      <w:marRight w:val="0"/>
      <w:marTop w:val="0"/>
      <w:marBottom w:val="0"/>
      <w:divBdr>
        <w:top w:val="none" w:sz="0" w:space="0" w:color="auto"/>
        <w:left w:val="none" w:sz="0" w:space="0" w:color="auto"/>
        <w:bottom w:val="none" w:sz="0" w:space="0" w:color="auto"/>
        <w:right w:val="none" w:sz="0" w:space="0" w:color="auto"/>
      </w:divBdr>
    </w:div>
    <w:div w:id="1968781444">
      <w:bodyDiv w:val="1"/>
      <w:marLeft w:val="0"/>
      <w:marRight w:val="0"/>
      <w:marTop w:val="0"/>
      <w:marBottom w:val="0"/>
      <w:divBdr>
        <w:top w:val="none" w:sz="0" w:space="0" w:color="auto"/>
        <w:left w:val="none" w:sz="0" w:space="0" w:color="auto"/>
        <w:bottom w:val="none" w:sz="0" w:space="0" w:color="auto"/>
        <w:right w:val="none" w:sz="0" w:space="0" w:color="auto"/>
      </w:divBdr>
    </w:div>
    <w:div w:id="1980644324">
      <w:bodyDiv w:val="1"/>
      <w:marLeft w:val="0"/>
      <w:marRight w:val="0"/>
      <w:marTop w:val="0"/>
      <w:marBottom w:val="0"/>
      <w:divBdr>
        <w:top w:val="none" w:sz="0" w:space="0" w:color="auto"/>
        <w:left w:val="none" w:sz="0" w:space="0" w:color="auto"/>
        <w:bottom w:val="none" w:sz="0" w:space="0" w:color="auto"/>
        <w:right w:val="none" w:sz="0" w:space="0" w:color="auto"/>
      </w:divBdr>
    </w:div>
    <w:div w:id="1989825362">
      <w:bodyDiv w:val="1"/>
      <w:marLeft w:val="0"/>
      <w:marRight w:val="0"/>
      <w:marTop w:val="0"/>
      <w:marBottom w:val="0"/>
      <w:divBdr>
        <w:top w:val="none" w:sz="0" w:space="0" w:color="auto"/>
        <w:left w:val="none" w:sz="0" w:space="0" w:color="auto"/>
        <w:bottom w:val="none" w:sz="0" w:space="0" w:color="auto"/>
        <w:right w:val="none" w:sz="0" w:space="0" w:color="auto"/>
      </w:divBdr>
    </w:div>
    <w:div w:id="1997687866">
      <w:bodyDiv w:val="1"/>
      <w:marLeft w:val="0"/>
      <w:marRight w:val="0"/>
      <w:marTop w:val="0"/>
      <w:marBottom w:val="0"/>
      <w:divBdr>
        <w:top w:val="none" w:sz="0" w:space="0" w:color="auto"/>
        <w:left w:val="none" w:sz="0" w:space="0" w:color="auto"/>
        <w:bottom w:val="none" w:sz="0" w:space="0" w:color="auto"/>
        <w:right w:val="none" w:sz="0" w:space="0" w:color="auto"/>
      </w:divBdr>
    </w:div>
    <w:div w:id="2002538780">
      <w:bodyDiv w:val="1"/>
      <w:marLeft w:val="0"/>
      <w:marRight w:val="0"/>
      <w:marTop w:val="0"/>
      <w:marBottom w:val="0"/>
      <w:divBdr>
        <w:top w:val="none" w:sz="0" w:space="0" w:color="auto"/>
        <w:left w:val="none" w:sz="0" w:space="0" w:color="auto"/>
        <w:bottom w:val="none" w:sz="0" w:space="0" w:color="auto"/>
        <w:right w:val="none" w:sz="0" w:space="0" w:color="auto"/>
      </w:divBdr>
    </w:div>
    <w:div w:id="2004622929">
      <w:bodyDiv w:val="1"/>
      <w:marLeft w:val="0"/>
      <w:marRight w:val="0"/>
      <w:marTop w:val="0"/>
      <w:marBottom w:val="0"/>
      <w:divBdr>
        <w:top w:val="none" w:sz="0" w:space="0" w:color="auto"/>
        <w:left w:val="none" w:sz="0" w:space="0" w:color="auto"/>
        <w:bottom w:val="none" w:sz="0" w:space="0" w:color="auto"/>
        <w:right w:val="none" w:sz="0" w:space="0" w:color="auto"/>
      </w:divBdr>
      <w:divsChild>
        <w:div w:id="1001351448">
          <w:marLeft w:val="0"/>
          <w:marRight w:val="0"/>
          <w:marTop w:val="600"/>
          <w:marBottom w:val="300"/>
          <w:divBdr>
            <w:top w:val="none" w:sz="0" w:space="0" w:color="auto"/>
            <w:left w:val="none" w:sz="0" w:space="0" w:color="auto"/>
            <w:bottom w:val="single" w:sz="6" w:space="7" w:color="EEEEEE"/>
            <w:right w:val="none" w:sz="0" w:space="0" w:color="auto"/>
          </w:divBdr>
        </w:div>
      </w:divsChild>
    </w:div>
    <w:div w:id="2073389148">
      <w:bodyDiv w:val="1"/>
      <w:marLeft w:val="0"/>
      <w:marRight w:val="0"/>
      <w:marTop w:val="0"/>
      <w:marBottom w:val="0"/>
      <w:divBdr>
        <w:top w:val="none" w:sz="0" w:space="0" w:color="auto"/>
        <w:left w:val="none" w:sz="0" w:space="0" w:color="auto"/>
        <w:bottom w:val="none" w:sz="0" w:space="0" w:color="auto"/>
        <w:right w:val="none" w:sz="0" w:space="0" w:color="auto"/>
      </w:divBdr>
    </w:div>
    <w:div w:id="2092504997">
      <w:bodyDiv w:val="1"/>
      <w:marLeft w:val="0"/>
      <w:marRight w:val="0"/>
      <w:marTop w:val="0"/>
      <w:marBottom w:val="0"/>
      <w:divBdr>
        <w:top w:val="none" w:sz="0" w:space="0" w:color="auto"/>
        <w:left w:val="none" w:sz="0" w:space="0" w:color="auto"/>
        <w:bottom w:val="none" w:sz="0" w:space="0" w:color="auto"/>
        <w:right w:val="none" w:sz="0" w:space="0" w:color="auto"/>
      </w:divBdr>
    </w:div>
    <w:div w:id="2106461235">
      <w:bodyDiv w:val="1"/>
      <w:marLeft w:val="0"/>
      <w:marRight w:val="0"/>
      <w:marTop w:val="0"/>
      <w:marBottom w:val="0"/>
      <w:divBdr>
        <w:top w:val="none" w:sz="0" w:space="0" w:color="auto"/>
        <w:left w:val="none" w:sz="0" w:space="0" w:color="auto"/>
        <w:bottom w:val="none" w:sz="0" w:space="0" w:color="auto"/>
        <w:right w:val="none" w:sz="0" w:space="0" w:color="auto"/>
      </w:divBdr>
    </w:div>
    <w:div w:id="2107338133">
      <w:bodyDiv w:val="1"/>
      <w:marLeft w:val="0"/>
      <w:marRight w:val="0"/>
      <w:marTop w:val="0"/>
      <w:marBottom w:val="0"/>
      <w:divBdr>
        <w:top w:val="none" w:sz="0" w:space="0" w:color="auto"/>
        <w:left w:val="none" w:sz="0" w:space="0" w:color="auto"/>
        <w:bottom w:val="none" w:sz="0" w:space="0" w:color="auto"/>
        <w:right w:val="none" w:sz="0" w:space="0" w:color="auto"/>
      </w:divBdr>
    </w:div>
    <w:div w:id="2122533040">
      <w:bodyDiv w:val="1"/>
      <w:marLeft w:val="0"/>
      <w:marRight w:val="0"/>
      <w:marTop w:val="0"/>
      <w:marBottom w:val="0"/>
      <w:divBdr>
        <w:top w:val="none" w:sz="0" w:space="0" w:color="auto"/>
        <w:left w:val="none" w:sz="0" w:space="0" w:color="auto"/>
        <w:bottom w:val="none" w:sz="0" w:space="0" w:color="auto"/>
        <w:right w:val="none" w:sz="0" w:space="0" w:color="auto"/>
      </w:divBdr>
    </w:div>
    <w:div w:id="2123526440">
      <w:bodyDiv w:val="1"/>
      <w:marLeft w:val="0"/>
      <w:marRight w:val="0"/>
      <w:marTop w:val="0"/>
      <w:marBottom w:val="0"/>
      <w:divBdr>
        <w:top w:val="none" w:sz="0" w:space="0" w:color="auto"/>
        <w:left w:val="none" w:sz="0" w:space="0" w:color="auto"/>
        <w:bottom w:val="none" w:sz="0" w:space="0" w:color="auto"/>
        <w:right w:val="none" w:sz="0" w:space="0" w:color="auto"/>
      </w:divBdr>
    </w:div>
    <w:div w:id="2126347078">
      <w:bodyDiv w:val="1"/>
      <w:marLeft w:val="0"/>
      <w:marRight w:val="0"/>
      <w:marTop w:val="0"/>
      <w:marBottom w:val="0"/>
      <w:divBdr>
        <w:top w:val="none" w:sz="0" w:space="0" w:color="auto"/>
        <w:left w:val="none" w:sz="0" w:space="0" w:color="auto"/>
        <w:bottom w:val="none" w:sz="0" w:space="0" w:color="auto"/>
        <w:right w:val="none" w:sz="0" w:space="0" w:color="auto"/>
      </w:divBdr>
    </w:div>
    <w:div w:id="2137673832">
      <w:bodyDiv w:val="1"/>
      <w:marLeft w:val="0"/>
      <w:marRight w:val="0"/>
      <w:marTop w:val="0"/>
      <w:marBottom w:val="0"/>
      <w:divBdr>
        <w:top w:val="none" w:sz="0" w:space="0" w:color="auto"/>
        <w:left w:val="none" w:sz="0" w:space="0" w:color="auto"/>
        <w:bottom w:val="none" w:sz="0" w:space="0" w:color="auto"/>
        <w:right w:val="none" w:sz="0" w:space="0" w:color="auto"/>
      </w:divBdr>
      <w:divsChild>
        <w:div w:id="1604528901">
          <w:marLeft w:val="0"/>
          <w:marRight w:val="0"/>
          <w:marTop w:val="600"/>
          <w:marBottom w:val="300"/>
          <w:divBdr>
            <w:top w:val="none" w:sz="0" w:space="0" w:color="auto"/>
            <w:left w:val="none" w:sz="0" w:space="0" w:color="auto"/>
            <w:bottom w:val="single" w:sz="6" w:space="7" w:color="EEEEEE"/>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customXml/item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7A923D2F82824BA1C4004B0B0D4933" ma:contentTypeVersion="10" ma:contentTypeDescription="Create a new document." ma:contentTypeScope="" ma:versionID="9d0b9df030afb173a3ba74ab3044be97">
  <xsd:schema xmlns:xsd="http://www.w3.org/2001/XMLSchema" xmlns:xs="http://www.w3.org/2001/XMLSchema" xmlns:p="http://schemas.microsoft.com/office/2006/metadata/properties" xmlns:ns2="9269b3f4-ba86-4c53-96e5-5643d4498ae6" targetNamespace="http://schemas.microsoft.com/office/2006/metadata/properties" ma:root="true" ma:fieldsID="66de080193341657af86bc62f02842c6" ns2:_="">
    <xsd:import namespace="9269b3f4-ba86-4c53-96e5-5643d4498ae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9b3f4-ba86-4c53-96e5-5643d4498a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5E876B-18AF-4F6C-8440-6E1BD770A710}"/>
</file>

<file path=customXml/itemProps2.xml><?xml version="1.0" encoding="utf-8"?>
<ds:datastoreItem xmlns:ds="http://schemas.openxmlformats.org/officeDocument/2006/customXml" ds:itemID="{3C233BE5-314E-41DB-B3F7-F05DBBB6A0BF}"/>
</file>

<file path=customXml/itemProps3.xml><?xml version="1.0" encoding="utf-8"?>
<ds:datastoreItem xmlns:ds="http://schemas.openxmlformats.org/officeDocument/2006/customXml" ds:itemID="{76EBDC0A-EC0D-4073-ABA7-AB9D67BEAA60}"/>
</file>

<file path=docProps/app.xml><?xml version="1.0" encoding="utf-8"?>
<Properties xmlns="http://schemas.openxmlformats.org/officeDocument/2006/extended-properties" xmlns:vt="http://schemas.openxmlformats.org/officeDocument/2006/docPropsVTypes">
  <Template>Normal</Template>
  <TotalTime>44</TotalTime>
  <Pages>56</Pages>
  <Words>11095</Words>
  <Characters>63244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Genco</Company>
  <LinksUpToDate>false</LinksUpToDate>
  <CharactersWithSpaces>74191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LaxmipathiLatha</dc:creator>
  <cp:keywords/>
  <dc:description/>
  <cp:lastModifiedBy>LaxmipathiLatha</cp:lastModifiedBy>
  <cp:revision>4</cp:revision>
  <dcterms:created xsi:type="dcterms:W3CDTF">2020-06-16T17:35:00Z</dcterms:created>
  <dcterms:modified xsi:type="dcterms:W3CDTF">2020-06-16T18:19:00Z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0x010100117A923D2F82824BA1C4004B0B0D4933</vt:lpwstr>
  </property>
</Properties>
</file>